
<file path=[Content_Types].xml><?xml version="1.0" encoding="utf-8"?>
<Types xmlns="http://schemas.openxmlformats.org/package/2006/content-types">
  <Default Extension="glb" ContentType="model/gltf.binary"/>
  <Default Extension="jpeg" ContentType="image/jpeg"/>
  <Default Extension="jpg" ContentType="image/jpeg"/>
  <Default Extension="png" ContentType="image/png"/>
  <Default Extension="rels" ContentType="application/vnd.openxmlformats-package.relationships+xml"/>
  <Default Extension="svg" ContentType="image/svg+xml"/>
  <Default Extension="tmp" ContentType="image/png"/>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53009578"/>
        <w:docPartObj>
          <w:docPartGallery w:val="Cover Pages"/>
          <w:docPartUnique/>
        </w:docPartObj>
      </w:sdtPr>
      <w:sdtEndPr>
        <w:rPr>
          <w:sz w:val="58"/>
          <w:szCs w:val="58"/>
        </w:rPr>
      </w:sdtEndPr>
      <w:sdtContent>
        <w:p w14:paraId="368761F6" w14:textId="0E25A189" w:rsidR="003263A4" w:rsidRDefault="003263A4">
          <w:r>
            <w:rPr>
              <w:noProof/>
            </w:rPr>
            <mc:AlternateContent>
              <mc:Choice Requires="wpg">
                <w:drawing>
                  <wp:anchor distT="0" distB="0" distL="114300" distR="114300" simplePos="0" relativeHeight="251658240" behindDoc="0" locked="0" layoutInCell="1" allowOverlap="1" wp14:anchorId="02C5DF15" wp14:editId="4015F9B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7EA07C7" id="Group 149" o:spid="_x0000_s1026" alt="&quot;&quot;" style="position:absolute;margin-left:0;margin-top:0;width:8in;height:95.7pt;z-index:251658240;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56192" behindDoc="0" locked="0" layoutInCell="1" allowOverlap="1" wp14:anchorId="6D3E9288" wp14:editId="6EB9EE06">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8124102" w14:textId="445E6941" w:rsidR="003263A4" w:rsidRDefault="003263A4">
                                    <w:pPr>
                                      <w:pStyle w:val="NoSpacing"/>
                                      <w:jc w:val="right"/>
                                      <w:rPr>
                                        <w:color w:val="595959" w:themeColor="text1" w:themeTint="A6"/>
                                        <w:sz w:val="28"/>
                                        <w:szCs w:val="28"/>
                                      </w:rPr>
                                    </w:pPr>
                                    <w:r>
                                      <w:rPr>
                                        <w:color w:val="595959" w:themeColor="text1" w:themeTint="A6"/>
                                        <w:sz w:val="28"/>
                                        <w:szCs w:val="28"/>
                                      </w:rPr>
                                      <w:t>student</w:t>
                                    </w:r>
                                  </w:p>
                                </w:sdtContent>
                              </w:sdt>
                              <w:p w14:paraId="7F54B27A" w14:textId="77777777" w:rsidR="003263A4"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3263A4">
                                      <w:rPr>
                                        <w:color w:val="595959" w:themeColor="text1" w:themeTint="A6"/>
                                        <w:sz w:val="18"/>
                                        <w:szCs w:val="18"/>
                                      </w:rPr>
                                      <w:t>[Email address]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D3E9288" id="_x0000_t202" coordsize="21600,21600" o:spt="202" path="m,l,21600r21600,l21600,xe">
                    <v:stroke joinstyle="miter"/>
                    <v:path gradientshapeok="t" o:connecttype="rect"/>
                  </v:shapetype>
                  <v:shape id="Text Box 152" o:spid="_x0000_s1026" type="#_x0000_t202" style="position:absolute;margin-left:0;margin-top:0;width:8in;height:1in;z-index:251656192;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8124102" w14:textId="445E6941" w:rsidR="003263A4" w:rsidRDefault="003263A4">
                              <w:pPr>
                                <w:pStyle w:val="NoSpacing"/>
                                <w:jc w:val="right"/>
                                <w:rPr>
                                  <w:color w:val="595959" w:themeColor="text1" w:themeTint="A6"/>
                                  <w:sz w:val="28"/>
                                  <w:szCs w:val="28"/>
                                </w:rPr>
                              </w:pPr>
                              <w:r>
                                <w:rPr>
                                  <w:color w:val="595959" w:themeColor="text1" w:themeTint="A6"/>
                                  <w:sz w:val="28"/>
                                  <w:szCs w:val="28"/>
                                </w:rPr>
                                <w:t>student</w:t>
                              </w:r>
                            </w:p>
                          </w:sdtContent>
                        </w:sdt>
                        <w:p w14:paraId="7F54B27A" w14:textId="77777777" w:rsidR="003263A4"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3263A4">
                                <w:rPr>
                                  <w:color w:val="595959" w:themeColor="text1" w:themeTint="A6"/>
                                  <w:sz w:val="18"/>
                                  <w:szCs w:val="18"/>
                                </w:rPr>
                                <w:t>[Email address]</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7216" behindDoc="0" locked="0" layoutInCell="1" allowOverlap="1" wp14:anchorId="51360A2D" wp14:editId="6DED4B99">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5000D5" w14:textId="77777777" w:rsidR="003263A4" w:rsidRDefault="003263A4">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6B3CD7CC" w14:textId="77777777" w:rsidR="003263A4" w:rsidRDefault="003263A4">
                                    <w:pPr>
                                      <w:pStyle w:val="NoSpacing"/>
                                      <w:jc w:val="right"/>
                                      <w:rPr>
                                        <w:color w:val="595959" w:themeColor="text1" w:themeTint="A6"/>
                                        <w:sz w:val="20"/>
                                        <w:szCs w:val="20"/>
                                      </w:rPr>
                                    </w:pPr>
                                    <w:r>
                                      <w:rPr>
                                        <w:color w:val="595959" w:themeColor="text1" w:themeTint="A6"/>
                                        <w:sz w:val="20"/>
                                        <w:szCs w:val="20"/>
                                      </w:rPr>
                                      <w:t xml:space="preserve">[Draw your reader in with an engaging abstract. It is typically a short summary of the document. </w:t>
                                    </w:r>
                                    <w:r>
                                      <w:rPr>
                                        <w:color w:val="595959" w:themeColor="text1" w:themeTint="A6"/>
                                        <w:sz w:val="20"/>
                                        <w:szCs w:val="20"/>
                                      </w:rPr>
                                      <w:br/>
                                      <w:t>When you’re ready to add your content, just click here and start typing.]</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1360A2D" id="Text Box 153" o:spid="_x0000_s1027" type="#_x0000_t202" style="position:absolute;margin-left:0;margin-top:0;width:8in;height:79.5pt;z-index:251657216;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6F5000D5" w14:textId="77777777" w:rsidR="003263A4" w:rsidRDefault="003263A4">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6B3CD7CC" w14:textId="77777777" w:rsidR="003263A4" w:rsidRDefault="003263A4">
                              <w:pPr>
                                <w:pStyle w:val="NoSpacing"/>
                                <w:jc w:val="right"/>
                                <w:rPr>
                                  <w:color w:val="595959" w:themeColor="text1" w:themeTint="A6"/>
                                  <w:sz w:val="20"/>
                                  <w:szCs w:val="20"/>
                                </w:rPr>
                              </w:pPr>
                              <w:r>
                                <w:rPr>
                                  <w:color w:val="595959" w:themeColor="text1" w:themeTint="A6"/>
                                  <w:sz w:val="20"/>
                                  <w:szCs w:val="20"/>
                                </w:rPr>
                                <w:t xml:space="preserve">[Draw your reader in with an engaging abstract. It is typically a short summary of the document. </w:t>
                              </w:r>
                              <w:r>
                                <w:rPr>
                                  <w:color w:val="595959" w:themeColor="text1" w:themeTint="A6"/>
                                  <w:sz w:val="20"/>
                                  <w:szCs w:val="20"/>
                                </w:rPr>
                                <w:br/>
                                <w:t>When you’re ready to add your content, just click here and start typing.]</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5168" behindDoc="0" locked="0" layoutInCell="1" allowOverlap="1" wp14:anchorId="79752AE4" wp14:editId="016A869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2732AB" w14:textId="57EDD5F2" w:rsidR="003263A4"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263A4">
                                      <w:rPr>
                                        <w:caps/>
                                        <w:color w:val="156082" w:themeColor="accent1"/>
                                        <w:sz w:val="64"/>
                                        <w:szCs w:val="64"/>
                                      </w:rPr>
                                      <w:t>E-Commerce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5CFD1BE" w14:textId="7A7844DF" w:rsidR="003263A4" w:rsidRDefault="003D1D17">
                                    <w:pPr>
                                      <w:jc w:val="right"/>
                                      <w:rPr>
                                        <w:smallCaps/>
                                        <w:color w:val="404040" w:themeColor="text1" w:themeTint="BF"/>
                                        <w:sz w:val="36"/>
                                        <w:szCs w:val="36"/>
                                      </w:rPr>
                                    </w:pPr>
                                    <w:r>
                                      <w:rPr>
                                        <w:color w:val="404040" w:themeColor="text1" w:themeTint="BF"/>
                                        <w:sz w:val="36"/>
                                        <w:szCs w:val="36"/>
                                      </w:rPr>
                                      <w:t>Shop, Enjoy</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9752AE4" id="Text Box 154" o:spid="_x0000_s1028" type="#_x0000_t202" style="position:absolute;margin-left:0;margin-top:0;width:8in;height:286.5pt;z-index:251655168;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772732AB" w14:textId="57EDD5F2" w:rsidR="003263A4"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263A4">
                                <w:rPr>
                                  <w:caps/>
                                  <w:color w:val="156082" w:themeColor="accent1"/>
                                  <w:sz w:val="64"/>
                                  <w:szCs w:val="64"/>
                                </w:rPr>
                                <w:t>E-Commerce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5CFD1BE" w14:textId="7A7844DF" w:rsidR="003263A4" w:rsidRDefault="003D1D17">
                              <w:pPr>
                                <w:jc w:val="right"/>
                                <w:rPr>
                                  <w:smallCaps/>
                                  <w:color w:val="404040" w:themeColor="text1" w:themeTint="BF"/>
                                  <w:sz w:val="36"/>
                                  <w:szCs w:val="36"/>
                                </w:rPr>
                              </w:pPr>
                              <w:r>
                                <w:rPr>
                                  <w:color w:val="404040" w:themeColor="text1" w:themeTint="BF"/>
                                  <w:sz w:val="36"/>
                                  <w:szCs w:val="36"/>
                                </w:rPr>
                                <w:t>Shop, Enjoy</w:t>
                              </w:r>
                            </w:p>
                          </w:sdtContent>
                        </w:sdt>
                      </w:txbxContent>
                    </v:textbox>
                    <w10:wrap type="square" anchorx="page" anchory="page"/>
                  </v:shape>
                </w:pict>
              </mc:Fallback>
            </mc:AlternateContent>
          </w:r>
        </w:p>
        <w:p w14:paraId="0587DC12" w14:textId="724F0205" w:rsidR="003263A4" w:rsidRDefault="003263A4">
          <w:pPr>
            <w:rPr>
              <w:rFonts w:asciiTheme="majorHAnsi" w:eastAsiaTheme="majorEastAsia" w:hAnsiTheme="majorHAnsi" w:cstheme="majorBidi"/>
              <w:spacing w:val="-10"/>
              <w:kern w:val="28"/>
              <w:sz w:val="58"/>
              <w:szCs w:val="58"/>
            </w:rPr>
          </w:pPr>
          <w:r>
            <w:rPr>
              <w:sz w:val="58"/>
              <w:szCs w:val="58"/>
            </w:rPr>
            <w:br w:type="page"/>
          </w:r>
        </w:p>
      </w:sdtContent>
    </w:sdt>
    <w:sdt>
      <w:sdtPr>
        <w:rPr>
          <w:rFonts w:asciiTheme="minorHAnsi" w:eastAsiaTheme="minorEastAsia" w:hAnsiTheme="minorHAnsi" w:cstheme="minorBidi"/>
          <w:caps w:val="0"/>
          <w:spacing w:val="0"/>
          <w:sz w:val="21"/>
          <w:szCs w:val="21"/>
        </w:rPr>
        <w:id w:val="817610667"/>
        <w:docPartObj>
          <w:docPartGallery w:val="Table of Contents"/>
          <w:docPartUnique/>
        </w:docPartObj>
      </w:sdtPr>
      <w:sdtEndPr>
        <w:rPr>
          <w:b/>
          <w:bCs/>
          <w:noProof/>
        </w:rPr>
      </w:sdtEndPr>
      <w:sdtContent>
        <w:p w14:paraId="3230A646" w14:textId="3FC265C5" w:rsidR="00BB2BC0" w:rsidRDefault="00BB2BC0">
          <w:pPr>
            <w:pStyle w:val="TOCHeading"/>
          </w:pPr>
          <w:r>
            <w:t>Contents</w:t>
          </w:r>
        </w:p>
        <w:p w14:paraId="3D7B1112" w14:textId="095500EB" w:rsidR="00B87A33" w:rsidRDefault="00BB2BC0">
          <w:pPr>
            <w:pStyle w:val="TOC1"/>
            <w:tabs>
              <w:tab w:val="right" w:leader="dot" w:pos="9016"/>
            </w:tabs>
            <w:rPr>
              <w:noProof/>
              <w:kern w:val="2"/>
              <w:sz w:val="24"/>
              <w:szCs w:val="24"/>
              <w:lang w:eastAsia="en-PK"/>
              <w14:ligatures w14:val="standardContextual"/>
            </w:rPr>
          </w:pPr>
          <w:r>
            <w:fldChar w:fldCharType="begin"/>
          </w:r>
          <w:r>
            <w:instrText xml:space="preserve"> TOC \o "1-3" \h \z \u </w:instrText>
          </w:r>
          <w:r>
            <w:fldChar w:fldCharType="separate"/>
          </w:r>
          <w:hyperlink w:anchor="_Toc234223241" w:history="1">
            <w:r w:rsidR="00B87A33" w:rsidRPr="005E1FBE">
              <w:rPr>
                <w:rStyle w:val="Hyperlink"/>
                <w:noProof/>
              </w:rPr>
              <w:t>1. Project Overview</w:t>
            </w:r>
            <w:r w:rsidR="00B87A33">
              <w:rPr>
                <w:noProof/>
                <w:webHidden/>
              </w:rPr>
              <w:tab/>
            </w:r>
            <w:r w:rsidR="00B87A33">
              <w:rPr>
                <w:noProof/>
                <w:webHidden/>
              </w:rPr>
              <w:fldChar w:fldCharType="begin"/>
            </w:r>
            <w:r w:rsidR="00B87A33">
              <w:rPr>
                <w:noProof/>
                <w:webHidden/>
              </w:rPr>
              <w:instrText xml:space="preserve"> PAGEREF _Toc234223241 \h </w:instrText>
            </w:r>
            <w:r w:rsidR="00B87A33">
              <w:rPr>
                <w:noProof/>
                <w:webHidden/>
              </w:rPr>
            </w:r>
            <w:r w:rsidR="00B87A33">
              <w:rPr>
                <w:noProof/>
                <w:webHidden/>
              </w:rPr>
              <w:fldChar w:fldCharType="separate"/>
            </w:r>
            <w:r w:rsidR="00B87A33">
              <w:rPr>
                <w:noProof/>
                <w:webHidden/>
              </w:rPr>
              <w:t>2</w:t>
            </w:r>
            <w:r w:rsidR="00B87A33">
              <w:rPr>
                <w:noProof/>
                <w:webHidden/>
              </w:rPr>
              <w:fldChar w:fldCharType="end"/>
            </w:r>
          </w:hyperlink>
        </w:p>
        <w:p w14:paraId="354AB2DC" w14:textId="55E3264E" w:rsidR="00B87A33" w:rsidRDefault="00000000">
          <w:pPr>
            <w:pStyle w:val="TOC2"/>
            <w:tabs>
              <w:tab w:val="right" w:leader="dot" w:pos="9016"/>
            </w:tabs>
            <w:rPr>
              <w:noProof/>
              <w:kern w:val="2"/>
              <w:sz w:val="24"/>
              <w:szCs w:val="24"/>
              <w:lang w:eastAsia="en-PK"/>
              <w14:ligatures w14:val="standardContextual"/>
            </w:rPr>
          </w:pPr>
          <w:hyperlink w:anchor="_Toc234223242" w:history="1">
            <w:r w:rsidR="00B87A33" w:rsidRPr="005E1FBE">
              <w:rPr>
                <w:rStyle w:val="Hyperlink"/>
                <w:noProof/>
              </w:rPr>
              <w:t>1.1 Introduction</w:t>
            </w:r>
            <w:r w:rsidR="00B87A33">
              <w:rPr>
                <w:noProof/>
                <w:webHidden/>
              </w:rPr>
              <w:tab/>
            </w:r>
            <w:r w:rsidR="00B87A33">
              <w:rPr>
                <w:noProof/>
                <w:webHidden/>
              </w:rPr>
              <w:fldChar w:fldCharType="begin"/>
            </w:r>
            <w:r w:rsidR="00B87A33">
              <w:rPr>
                <w:noProof/>
                <w:webHidden/>
              </w:rPr>
              <w:instrText xml:space="preserve"> PAGEREF _Toc234223242 \h </w:instrText>
            </w:r>
            <w:r w:rsidR="00B87A33">
              <w:rPr>
                <w:noProof/>
                <w:webHidden/>
              </w:rPr>
            </w:r>
            <w:r w:rsidR="00B87A33">
              <w:rPr>
                <w:noProof/>
                <w:webHidden/>
              </w:rPr>
              <w:fldChar w:fldCharType="separate"/>
            </w:r>
            <w:r w:rsidR="00B87A33">
              <w:rPr>
                <w:noProof/>
                <w:webHidden/>
              </w:rPr>
              <w:t>2</w:t>
            </w:r>
            <w:r w:rsidR="00B87A33">
              <w:rPr>
                <w:noProof/>
                <w:webHidden/>
              </w:rPr>
              <w:fldChar w:fldCharType="end"/>
            </w:r>
          </w:hyperlink>
        </w:p>
        <w:p w14:paraId="0DBC7B2A" w14:textId="33193C7C" w:rsidR="00B87A33" w:rsidRDefault="00000000">
          <w:pPr>
            <w:pStyle w:val="TOC2"/>
            <w:tabs>
              <w:tab w:val="right" w:leader="dot" w:pos="9016"/>
            </w:tabs>
            <w:rPr>
              <w:noProof/>
              <w:kern w:val="2"/>
              <w:sz w:val="24"/>
              <w:szCs w:val="24"/>
              <w:lang w:eastAsia="en-PK"/>
              <w14:ligatures w14:val="standardContextual"/>
            </w:rPr>
          </w:pPr>
          <w:hyperlink w:anchor="_Toc234223243" w:history="1">
            <w:r w:rsidR="00B87A33" w:rsidRPr="005E1FBE">
              <w:rPr>
                <w:rStyle w:val="Hyperlink"/>
                <w:noProof/>
              </w:rPr>
              <w:t>Deep Analysis</w:t>
            </w:r>
            <w:r w:rsidR="00B87A33">
              <w:rPr>
                <w:noProof/>
                <w:webHidden/>
              </w:rPr>
              <w:tab/>
            </w:r>
            <w:r w:rsidR="00B87A33">
              <w:rPr>
                <w:noProof/>
                <w:webHidden/>
              </w:rPr>
              <w:fldChar w:fldCharType="begin"/>
            </w:r>
            <w:r w:rsidR="00B87A33">
              <w:rPr>
                <w:noProof/>
                <w:webHidden/>
              </w:rPr>
              <w:instrText xml:space="preserve"> PAGEREF _Toc234223243 \h </w:instrText>
            </w:r>
            <w:r w:rsidR="00B87A33">
              <w:rPr>
                <w:noProof/>
                <w:webHidden/>
              </w:rPr>
            </w:r>
            <w:r w:rsidR="00B87A33">
              <w:rPr>
                <w:noProof/>
                <w:webHidden/>
              </w:rPr>
              <w:fldChar w:fldCharType="separate"/>
            </w:r>
            <w:r w:rsidR="00B87A33">
              <w:rPr>
                <w:noProof/>
                <w:webHidden/>
              </w:rPr>
              <w:t>2</w:t>
            </w:r>
            <w:r w:rsidR="00B87A33">
              <w:rPr>
                <w:noProof/>
                <w:webHidden/>
              </w:rPr>
              <w:fldChar w:fldCharType="end"/>
            </w:r>
          </w:hyperlink>
        </w:p>
        <w:p w14:paraId="12CDBA8D" w14:textId="7871135F" w:rsidR="00B87A33" w:rsidRDefault="00000000">
          <w:pPr>
            <w:pStyle w:val="TOC1"/>
            <w:tabs>
              <w:tab w:val="right" w:leader="dot" w:pos="9016"/>
            </w:tabs>
            <w:rPr>
              <w:noProof/>
              <w:kern w:val="2"/>
              <w:sz w:val="24"/>
              <w:szCs w:val="24"/>
              <w:lang w:eastAsia="en-PK"/>
              <w14:ligatures w14:val="standardContextual"/>
            </w:rPr>
          </w:pPr>
          <w:hyperlink w:anchor="_Toc234223244" w:history="1">
            <w:r w:rsidR="00B87A33" w:rsidRPr="005E1FBE">
              <w:rPr>
                <w:rStyle w:val="Hyperlink"/>
                <w:noProof/>
              </w:rPr>
              <w:t>2. Purpose of the System</w:t>
            </w:r>
            <w:r w:rsidR="00B87A33">
              <w:rPr>
                <w:noProof/>
                <w:webHidden/>
              </w:rPr>
              <w:tab/>
            </w:r>
            <w:r w:rsidR="00B87A33">
              <w:rPr>
                <w:noProof/>
                <w:webHidden/>
              </w:rPr>
              <w:fldChar w:fldCharType="begin"/>
            </w:r>
            <w:r w:rsidR="00B87A33">
              <w:rPr>
                <w:noProof/>
                <w:webHidden/>
              </w:rPr>
              <w:instrText xml:space="preserve"> PAGEREF _Toc234223244 \h </w:instrText>
            </w:r>
            <w:r w:rsidR="00B87A33">
              <w:rPr>
                <w:noProof/>
                <w:webHidden/>
              </w:rPr>
            </w:r>
            <w:r w:rsidR="00B87A33">
              <w:rPr>
                <w:noProof/>
                <w:webHidden/>
              </w:rPr>
              <w:fldChar w:fldCharType="separate"/>
            </w:r>
            <w:r w:rsidR="00B87A33">
              <w:rPr>
                <w:noProof/>
                <w:webHidden/>
              </w:rPr>
              <w:t>2</w:t>
            </w:r>
            <w:r w:rsidR="00B87A33">
              <w:rPr>
                <w:noProof/>
                <w:webHidden/>
              </w:rPr>
              <w:fldChar w:fldCharType="end"/>
            </w:r>
          </w:hyperlink>
        </w:p>
        <w:p w14:paraId="797A60DA" w14:textId="582C2DA8" w:rsidR="00B87A33" w:rsidRDefault="00000000">
          <w:pPr>
            <w:pStyle w:val="TOC1"/>
            <w:tabs>
              <w:tab w:val="right" w:leader="dot" w:pos="9016"/>
            </w:tabs>
            <w:rPr>
              <w:noProof/>
              <w:kern w:val="2"/>
              <w:sz w:val="24"/>
              <w:szCs w:val="24"/>
              <w:lang w:eastAsia="en-PK"/>
              <w14:ligatures w14:val="standardContextual"/>
            </w:rPr>
          </w:pPr>
          <w:hyperlink w:anchor="_Toc234223245" w:history="1">
            <w:r w:rsidR="00B87A33" w:rsidRPr="005E1FBE">
              <w:rPr>
                <w:rStyle w:val="Hyperlink"/>
                <w:noProof/>
              </w:rPr>
              <w:t>3. Scope of the Project</w:t>
            </w:r>
            <w:r w:rsidR="00B87A33">
              <w:rPr>
                <w:noProof/>
                <w:webHidden/>
              </w:rPr>
              <w:tab/>
            </w:r>
            <w:r w:rsidR="00B87A33">
              <w:rPr>
                <w:noProof/>
                <w:webHidden/>
              </w:rPr>
              <w:fldChar w:fldCharType="begin"/>
            </w:r>
            <w:r w:rsidR="00B87A33">
              <w:rPr>
                <w:noProof/>
                <w:webHidden/>
              </w:rPr>
              <w:instrText xml:space="preserve"> PAGEREF _Toc234223245 \h </w:instrText>
            </w:r>
            <w:r w:rsidR="00B87A33">
              <w:rPr>
                <w:noProof/>
                <w:webHidden/>
              </w:rPr>
            </w:r>
            <w:r w:rsidR="00B87A33">
              <w:rPr>
                <w:noProof/>
                <w:webHidden/>
              </w:rPr>
              <w:fldChar w:fldCharType="separate"/>
            </w:r>
            <w:r w:rsidR="00B87A33">
              <w:rPr>
                <w:noProof/>
                <w:webHidden/>
              </w:rPr>
              <w:t>3</w:t>
            </w:r>
            <w:r w:rsidR="00B87A33">
              <w:rPr>
                <w:noProof/>
                <w:webHidden/>
              </w:rPr>
              <w:fldChar w:fldCharType="end"/>
            </w:r>
          </w:hyperlink>
        </w:p>
        <w:p w14:paraId="66E27CC9" w14:textId="64B549BE" w:rsidR="00B87A33" w:rsidRDefault="00000000">
          <w:pPr>
            <w:pStyle w:val="TOC2"/>
            <w:tabs>
              <w:tab w:val="right" w:leader="dot" w:pos="9016"/>
            </w:tabs>
            <w:rPr>
              <w:noProof/>
              <w:kern w:val="2"/>
              <w:sz w:val="24"/>
              <w:szCs w:val="24"/>
              <w:lang w:eastAsia="en-PK"/>
              <w14:ligatures w14:val="standardContextual"/>
            </w:rPr>
          </w:pPr>
          <w:hyperlink w:anchor="_Toc234223246" w:history="1">
            <w:r w:rsidR="00B87A33" w:rsidRPr="005E1FBE">
              <w:rPr>
                <w:rStyle w:val="Hyperlink"/>
                <w:noProof/>
              </w:rPr>
              <w:t>User Activities</w:t>
            </w:r>
            <w:r w:rsidR="00B87A33">
              <w:rPr>
                <w:noProof/>
                <w:webHidden/>
              </w:rPr>
              <w:tab/>
            </w:r>
            <w:r w:rsidR="00B87A33">
              <w:rPr>
                <w:noProof/>
                <w:webHidden/>
              </w:rPr>
              <w:fldChar w:fldCharType="begin"/>
            </w:r>
            <w:r w:rsidR="00B87A33">
              <w:rPr>
                <w:noProof/>
                <w:webHidden/>
              </w:rPr>
              <w:instrText xml:space="preserve"> PAGEREF _Toc234223246 \h </w:instrText>
            </w:r>
            <w:r w:rsidR="00B87A33">
              <w:rPr>
                <w:noProof/>
                <w:webHidden/>
              </w:rPr>
            </w:r>
            <w:r w:rsidR="00B87A33">
              <w:rPr>
                <w:noProof/>
                <w:webHidden/>
              </w:rPr>
              <w:fldChar w:fldCharType="separate"/>
            </w:r>
            <w:r w:rsidR="00B87A33">
              <w:rPr>
                <w:noProof/>
                <w:webHidden/>
              </w:rPr>
              <w:t>3</w:t>
            </w:r>
            <w:r w:rsidR="00B87A33">
              <w:rPr>
                <w:noProof/>
                <w:webHidden/>
              </w:rPr>
              <w:fldChar w:fldCharType="end"/>
            </w:r>
          </w:hyperlink>
        </w:p>
        <w:p w14:paraId="19DA12F3" w14:textId="29DB0045" w:rsidR="00B87A33" w:rsidRDefault="00000000">
          <w:pPr>
            <w:pStyle w:val="TOC2"/>
            <w:tabs>
              <w:tab w:val="right" w:leader="dot" w:pos="9016"/>
            </w:tabs>
            <w:rPr>
              <w:noProof/>
              <w:kern w:val="2"/>
              <w:sz w:val="24"/>
              <w:szCs w:val="24"/>
              <w:lang w:eastAsia="en-PK"/>
              <w14:ligatures w14:val="standardContextual"/>
            </w:rPr>
          </w:pPr>
          <w:hyperlink w:anchor="_Toc234223247" w:history="1">
            <w:r w:rsidR="00B87A33" w:rsidRPr="005E1FBE">
              <w:rPr>
                <w:rStyle w:val="Hyperlink"/>
                <w:noProof/>
              </w:rPr>
              <w:t>Administrative Activities</w:t>
            </w:r>
            <w:r w:rsidR="00B87A33">
              <w:rPr>
                <w:noProof/>
                <w:webHidden/>
              </w:rPr>
              <w:tab/>
            </w:r>
            <w:r w:rsidR="00B87A33">
              <w:rPr>
                <w:noProof/>
                <w:webHidden/>
              </w:rPr>
              <w:fldChar w:fldCharType="begin"/>
            </w:r>
            <w:r w:rsidR="00B87A33">
              <w:rPr>
                <w:noProof/>
                <w:webHidden/>
              </w:rPr>
              <w:instrText xml:space="preserve"> PAGEREF _Toc234223247 \h </w:instrText>
            </w:r>
            <w:r w:rsidR="00B87A33">
              <w:rPr>
                <w:noProof/>
                <w:webHidden/>
              </w:rPr>
            </w:r>
            <w:r w:rsidR="00B87A33">
              <w:rPr>
                <w:noProof/>
                <w:webHidden/>
              </w:rPr>
              <w:fldChar w:fldCharType="separate"/>
            </w:r>
            <w:r w:rsidR="00B87A33">
              <w:rPr>
                <w:noProof/>
                <w:webHidden/>
              </w:rPr>
              <w:t>3</w:t>
            </w:r>
            <w:r w:rsidR="00B87A33">
              <w:rPr>
                <w:noProof/>
                <w:webHidden/>
              </w:rPr>
              <w:fldChar w:fldCharType="end"/>
            </w:r>
          </w:hyperlink>
        </w:p>
        <w:p w14:paraId="5E15A547" w14:textId="234C0345" w:rsidR="00B87A33" w:rsidRDefault="00000000">
          <w:pPr>
            <w:pStyle w:val="TOC2"/>
            <w:tabs>
              <w:tab w:val="right" w:leader="dot" w:pos="9016"/>
            </w:tabs>
            <w:rPr>
              <w:noProof/>
              <w:kern w:val="2"/>
              <w:sz w:val="24"/>
              <w:szCs w:val="24"/>
              <w:lang w:eastAsia="en-PK"/>
              <w14:ligatures w14:val="standardContextual"/>
            </w:rPr>
          </w:pPr>
          <w:hyperlink w:anchor="_Toc234223248" w:history="1">
            <w:r w:rsidR="00B87A33" w:rsidRPr="005E1FBE">
              <w:rPr>
                <w:rStyle w:val="Hyperlink"/>
                <w:noProof/>
              </w:rPr>
              <w:t>Vendor Activities (Optional)</w:t>
            </w:r>
            <w:r w:rsidR="00B87A33">
              <w:rPr>
                <w:noProof/>
                <w:webHidden/>
              </w:rPr>
              <w:tab/>
            </w:r>
            <w:r w:rsidR="00B87A33">
              <w:rPr>
                <w:noProof/>
                <w:webHidden/>
              </w:rPr>
              <w:fldChar w:fldCharType="begin"/>
            </w:r>
            <w:r w:rsidR="00B87A33">
              <w:rPr>
                <w:noProof/>
                <w:webHidden/>
              </w:rPr>
              <w:instrText xml:space="preserve"> PAGEREF _Toc234223248 \h </w:instrText>
            </w:r>
            <w:r w:rsidR="00B87A33">
              <w:rPr>
                <w:noProof/>
                <w:webHidden/>
              </w:rPr>
            </w:r>
            <w:r w:rsidR="00B87A33">
              <w:rPr>
                <w:noProof/>
                <w:webHidden/>
              </w:rPr>
              <w:fldChar w:fldCharType="separate"/>
            </w:r>
            <w:r w:rsidR="00B87A33">
              <w:rPr>
                <w:noProof/>
                <w:webHidden/>
              </w:rPr>
              <w:t>3</w:t>
            </w:r>
            <w:r w:rsidR="00B87A33">
              <w:rPr>
                <w:noProof/>
                <w:webHidden/>
              </w:rPr>
              <w:fldChar w:fldCharType="end"/>
            </w:r>
          </w:hyperlink>
        </w:p>
        <w:p w14:paraId="7F728D0D" w14:textId="0117D81C" w:rsidR="00B87A33" w:rsidRDefault="00000000">
          <w:pPr>
            <w:pStyle w:val="TOC1"/>
            <w:tabs>
              <w:tab w:val="right" w:leader="dot" w:pos="9016"/>
            </w:tabs>
            <w:rPr>
              <w:noProof/>
              <w:kern w:val="2"/>
              <w:sz w:val="24"/>
              <w:szCs w:val="24"/>
              <w:lang w:eastAsia="en-PK"/>
              <w14:ligatures w14:val="standardContextual"/>
            </w:rPr>
          </w:pPr>
          <w:hyperlink w:anchor="_Toc234223249" w:history="1">
            <w:r w:rsidR="00B87A33" w:rsidRPr="005E1FBE">
              <w:rPr>
                <w:rStyle w:val="Hyperlink"/>
                <w:noProof/>
              </w:rPr>
              <w:t>4. Business Problem Statement</w:t>
            </w:r>
            <w:r w:rsidR="00B87A33">
              <w:rPr>
                <w:noProof/>
                <w:webHidden/>
              </w:rPr>
              <w:tab/>
            </w:r>
            <w:r w:rsidR="00B87A33">
              <w:rPr>
                <w:noProof/>
                <w:webHidden/>
              </w:rPr>
              <w:fldChar w:fldCharType="begin"/>
            </w:r>
            <w:r w:rsidR="00B87A33">
              <w:rPr>
                <w:noProof/>
                <w:webHidden/>
              </w:rPr>
              <w:instrText xml:space="preserve"> PAGEREF _Toc234223249 \h </w:instrText>
            </w:r>
            <w:r w:rsidR="00B87A33">
              <w:rPr>
                <w:noProof/>
                <w:webHidden/>
              </w:rPr>
            </w:r>
            <w:r w:rsidR="00B87A33">
              <w:rPr>
                <w:noProof/>
                <w:webHidden/>
              </w:rPr>
              <w:fldChar w:fldCharType="separate"/>
            </w:r>
            <w:r w:rsidR="00B87A33">
              <w:rPr>
                <w:noProof/>
                <w:webHidden/>
              </w:rPr>
              <w:t>4</w:t>
            </w:r>
            <w:r w:rsidR="00B87A33">
              <w:rPr>
                <w:noProof/>
                <w:webHidden/>
              </w:rPr>
              <w:fldChar w:fldCharType="end"/>
            </w:r>
          </w:hyperlink>
        </w:p>
        <w:p w14:paraId="689A1A04" w14:textId="4A9DA907" w:rsidR="00B87A33" w:rsidRDefault="00000000">
          <w:pPr>
            <w:pStyle w:val="TOC1"/>
            <w:tabs>
              <w:tab w:val="right" w:leader="dot" w:pos="9016"/>
            </w:tabs>
            <w:rPr>
              <w:noProof/>
              <w:kern w:val="2"/>
              <w:sz w:val="24"/>
              <w:szCs w:val="24"/>
              <w:lang w:eastAsia="en-PK"/>
              <w14:ligatures w14:val="standardContextual"/>
            </w:rPr>
          </w:pPr>
          <w:hyperlink w:anchor="_Toc234223250" w:history="1">
            <w:r w:rsidR="00B87A33" w:rsidRPr="005E1FBE">
              <w:rPr>
                <w:rStyle w:val="Hyperlink"/>
                <w:noProof/>
              </w:rPr>
              <w:t>5. System Architecture</w:t>
            </w:r>
            <w:r w:rsidR="00B87A33">
              <w:rPr>
                <w:noProof/>
                <w:webHidden/>
              </w:rPr>
              <w:tab/>
            </w:r>
            <w:r w:rsidR="00B87A33">
              <w:rPr>
                <w:noProof/>
                <w:webHidden/>
              </w:rPr>
              <w:fldChar w:fldCharType="begin"/>
            </w:r>
            <w:r w:rsidR="00B87A33">
              <w:rPr>
                <w:noProof/>
                <w:webHidden/>
              </w:rPr>
              <w:instrText xml:space="preserve"> PAGEREF _Toc234223250 \h </w:instrText>
            </w:r>
            <w:r w:rsidR="00B87A33">
              <w:rPr>
                <w:noProof/>
                <w:webHidden/>
              </w:rPr>
            </w:r>
            <w:r w:rsidR="00B87A33">
              <w:rPr>
                <w:noProof/>
                <w:webHidden/>
              </w:rPr>
              <w:fldChar w:fldCharType="separate"/>
            </w:r>
            <w:r w:rsidR="00B87A33">
              <w:rPr>
                <w:noProof/>
                <w:webHidden/>
              </w:rPr>
              <w:t>5</w:t>
            </w:r>
            <w:r w:rsidR="00B87A33">
              <w:rPr>
                <w:noProof/>
                <w:webHidden/>
              </w:rPr>
              <w:fldChar w:fldCharType="end"/>
            </w:r>
          </w:hyperlink>
        </w:p>
        <w:p w14:paraId="7AE4F3AD" w14:textId="4CE58805" w:rsidR="00B87A33" w:rsidRDefault="00000000">
          <w:pPr>
            <w:pStyle w:val="TOC2"/>
            <w:tabs>
              <w:tab w:val="right" w:leader="dot" w:pos="9016"/>
            </w:tabs>
            <w:rPr>
              <w:noProof/>
              <w:kern w:val="2"/>
              <w:sz w:val="24"/>
              <w:szCs w:val="24"/>
              <w:lang w:eastAsia="en-PK"/>
              <w14:ligatures w14:val="standardContextual"/>
            </w:rPr>
          </w:pPr>
          <w:hyperlink w:anchor="_Toc234223251" w:history="1">
            <w:r w:rsidR="00B87A33" w:rsidRPr="005E1FBE">
              <w:rPr>
                <w:rStyle w:val="Hyperlink"/>
                <w:noProof/>
              </w:rPr>
              <w:t>Presentation Layer (Frontend)</w:t>
            </w:r>
            <w:r w:rsidR="00B87A33">
              <w:rPr>
                <w:noProof/>
                <w:webHidden/>
              </w:rPr>
              <w:tab/>
            </w:r>
            <w:r w:rsidR="00B87A33">
              <w:rPr>
                <w:noProof/>
                <w:webHidden/>
              </w:rPr>
              <w:fldChar w:fldCharType="begin"/>
            </w:r>
            <w:r w:rsidR="00B87A33">
              <w:rPr>
                <w:noProof/>
                <w:webHidden/>
              </w:rPr>
              <w:instrText xml:space="preserve"> PAGEREF _Toc234223251 \h </w:instrText>
            </w:r>
            <w:r w:rsidR="00B87A33">
              <w:rPr>
                <w:noProof/>
                <w:webHidden/>
              </w:rPr>
            </w:r>
            <w:r w:rsidR="00B87A33">
              <w:rPr>
                <w:noProof/>
                <w:webHidden/>
              </w:rPr>
              <w:fldChar w:fldCharType="separate"/>
            </w:r>
            <w:r w:rsidR="00B87A33">
              <w:rPr>
                <w:noProof/>
                <w:webHidden/>
              </w:rPr>
              <w:t>5</w:t>
            </w:r>
            <w:r w:rsidR="00B87A33">
              <w:rPr>
                <w:noProof/>
                <w:webHidden/>
              </w:rPr>
              <w:fldChar w:fldCharType="end"/>
            </w:r>
          </w:hyperlink>
        </w:p>
        <w:p w14:paraId="3C652717" w14:textId="72C2A665" w:rsidR="00B87A33" w:rsidRDefault="00000000">
          <w:pPr>
            <w:pStyle w:val="TOC2"/>
            <w:tabs>
              <w:tab w:val="right" w:leader="dot" w:pos="9016"/>
            </w:tabs>
            <w:rPr>
              <w:noProof/>
              <w:kern w:val="2"/>
              <w:sz w:val="24"/>
              <w:szCs w:val="24"/>
              <w:lang w:eastAsia="en-PK"/>
              <w14:ligatures w14:val="standardContextual"/>
            </w:rPr>
          </w:pPr>
          <w:hyperlink w:anchor="_Toc234223252" w:history="1">
            <w:r w:rsidR="00B87A33" w:rsidRPr="005E1FBE">
              <w:rPr>
                <w:rStyle w:val="Hyperlink"/>
                <w:noProof/>
              </w:rPr>
              <w:t>Application Layer (Backend)</w:t>
            </w:r>
            <w:r w:rsidR="00B87A33">
              <w:rPr>
                <w:noProof/>
                <w:webHidden/>
              </w:rPr>
              <w:tab/>
            </w:r>
            <w:r w:rsidR="00B87A33">
              <w:rPr>
                <w:noProof/>
                <w:webHidden/>
              </w:rPr>
              <w:fldChar w:fldCharType="begin"/>
            </w:r>
            <w:r w:rsidR="00B87A33">
              <w:rPr>
                <w:noProof/>
                <w:webHidden/>
              </w:rPr>
              <w:instrText xml:space="preserve"> PAGEREF _Toc234223252 \h </w:instrText>
            </w:r>
            <w:r w:rsidR="00B87A33">
              <w:rPr>
                <w:noProof/>
                <w:webHidden/>
              </w:rPr>
            </w:r>
            <w:r w:rsidR="00B87A33">
              <w:rPr>
                <w:noProof/>
                <w:webHidden/>
              </w:rPr>
              <w:fldChar w:fldCharType="separate"/>
            </w:r>
            <w:r w:rsidR="00B87A33">
              <w:rPr>
                <w:noProof/>
                <w:webHidden/>
              </w:rPr>
              <w:t>6</w:t>
            </w:r>
            <w:r w:rsidR="00B87A33">
              <w:rPr>
                <w:noProof/>
                <w:webHidden/>
              </w:rPr>
              <w:fldChar w:fldCharType="end"/>
            </w:r>
          </w:hyperlink>
        </w:p>
        <w:p w14:paraId="0F995EEC" w14:textId="1E6B4B88" w:rsidR="00B87A33" w:rsidRDefault="00000000">
          <w:pPr>
            <w:pStyle w:val="TOC2"/>
            <w:tabs>
              <w:tab w:val="right" w:leader="dot" w:pos="9016"/>
            </w:tabs>
            <w:rPr>
              <w:noProof/>
              <w:kern w:val="2"/>
              <w:sz w:val="24"/>
              <w:szCs w:val="24"/>
              <w:lang w:eastAsia="en-PK"/>
              <w14:ligatures w14:val="standardContextual"/>
            </w:rPr>
          </w:pPr>
          <w:hyperlink w:anchor="_Toc234223253" w:history="1">
            <w:r w:rsidR="00B87A33" w:rsidRPr="005E1FBE">
              <w:rPr>
                <w:rStyle w:val="Hyperlink"/>
                <w:noProof/>
              </w:rPr>
              <w:t>Data Layer (Database)</w:t>
            </w:r>
            <w:r w:rsidR="00B87A33">
              <w:rPr>
                <w:noProof/>
                <w:webHidden/>
              </w:rPr>
              <w:tab/>
            </w:r>
            <w:r w:rsidR="00B87A33">
              <w:rPr>
                <w:noProof/>
                <w:webHidden/>
              </w:rPr>
              <w:fldChar w:fldCharType="begin"/>
            </w:r>
            <w:r w:rsidR="00B87A33">
              <w:rPr>
                <w:noProof/>
                <w:webHidden/>
              </w:rPr>
              <w:instrText xml:space="preserve"> PAGEREF _Toc234223253 \h </w:instrText>
            </w:r>
            <w:r w:rsidR="00B87A33">
              <w:rPr>
                <w:noProof/>
                <w:webHidden/>
              </w:rPr>
            </w:r>
            <w:r w:rsidR="00B87A33">
              <w:rPr>
                <w:noProof/>
                <w:webHidden/>
              </w:rPr>
              <w:fldChar w:fldCharType="separate"/>
            </w:r>
            <w:r w:rsidR="00B87A33">
              <w:rPr>
                <w:noProof/>
                <w:webHidden/>
              </w:rPr>
              <w:t>7</w:t>
            </w:r>
            <w:r w:rsidR="00B87A33">
              <w:rPr>
                <w:noProof/>
                <w:webHidden/>
              </w:rPr>
              <w:fldChar w:fldCharType="end"/>
            </w:r>
          </w:hyperlink>
        </w:p>
        <w:p w14:paraId="09DB34BE" w14:textId="03CD204F" w:rsidR="00B87A33" w:rsidRDefault="00000000">
          <w:pPr>
            <w:pStyle w:val="TOC1"/>
            <w:tabs>
              <w:tab w:val="right" w:leader="dot" w:pos="9016"/>
            </w:tabs>
            <w:rPr>
              <w:noProof/>
              <w:kern w:val="2"/>
              <w:sz w:val="24"/>
              <w:szCs w:val="24"/>
              <w:lang w:eastAsia="en-PK"/>
              <w14:ligatures w14:val="standardContextual"/>
            </w:rPr>
          </w:pPr>
          <w:hyperlink w:anchor="_Toc234223254" w:history="1">
            <w:r w:rsidR="00B87A33" w:rsidRPr="005E1FBE">
              <w:rPr>
                <w:rStyle w:val="Hyperlink"/>
                <w:noProof/>
              </w:rPr>
              <w:t>6. User Roles and Responsibilities</w:t>
            </w:r>
            <w:r w:rsidR="00B87A33">
              <w:rPr>
                <w:noProof/>
                <w:webHidden/>
              </w:rPr>
              <w:tab/>
            </w:r>
            <w:r w:rsidR="00B87A33">
              <w:rPr>
                <w:noProof/>
                <w:webHidden/>
              </w:rPr>
              <w:fldChar w:fldCharType="begin"/>
            </w:r>
            <w:r w:rsidR="00B87A33">
              <w:rPr>
                <w:noProof/>
                <w:webHidden/>
              </w:rPr>
              <w:instrText xml:space="preserve"> PAGEREF _Toc234223254 \h </w:instrText>
            </w:r>
            <w:r w:rsidR="00B87A33">
              <w:rPr>
                <w:noProof/>
                <w:webHidden/>
              </w:rPr>
            </w:r>
            <w:r w:rsidR="00B87A33">
              <w:rPr>
                <w:noProof/>
                <w:webHidden/>
              </w:rPr>
              <w:fldChar w:fldCharType="separate"/>
            </w:r>
            <w:r w:rsidR="00B87A33">
              <w:rPr>
                <w:noProof/>
                <w:webHidden/>
              </w:rPr>
              <w:t>7</w:t>
            </w:r>
            <w:r w:rsidR="00B87A33">
              <w:rPr>
                <w:noProof/>
                <w:webHidden/>
              </w:rPr>
              <w:fldChar w:fldCharType="end"/>
            </w:r>
          </w:hyperlink>
        </w:p>
        <w:p w14:paraId="3983088F" w14:textId="0063610C" w:rsidR="00B87A33" w:rsidRDefault="00000000">
          <w:pPr>
            <w:pStyle w:val="TOC2"/>
            <w:tabs>
              <w:tab w:val="right" w:leader="dot" w:pos="9016"/>
            </w:tabs>
            <w:rPr>
              <w:noProof/>
              <w:kern w:val="2"/>
              <w:sz w:val="24"/>
              <w:szCs w:val="24"/>
              <w:lang w:eastAsia="en-PK"/>
              <w14:ligatures w14:val="standardContextual"/>
            </w:rPr>
          </w:pPr>
          <w:hyperlink w:anchor="_Toc234223255" w:history="1">
            <w:r w:rsidR="00B87A33" w:rsidRPr="005E1FBE">
              <w:rPr>
                <w:rStyle w:val="Hyperlink"/>
                <w:noProof/>
              </w:rPr>
              <w:t>6.1 User</w:t>
            </w:r>
            <w:r w:rsidR="00B87A33">
              <w:rPr>
                <w:noProof/>
                <w:webHidden/>
              </w:rPr>
              <w:tab/>
            </w:r>
            <w:r w:rsidR="00B87A33">
              <w:rPr>
                <w:noProof/>
                <w:webHidden/>
              </w:rPr>
              <w:fldChar w:fldCharType="begin"/>
            </w:r>
            <w:r w:rsidR="00B87A33">
              <w:rPr>
                <w:noProof/>
                <w:webHidden/>
              </w:rPr>
              <w:instrText xml:space="preserve"> PAGEREF _Toc234223255 \h </w:instrText>
            </w:r>
            <w:r w:rsidR="00B87A33">
              <w:rPr>
                <w:noProof/>
                <w:webHidden/>
              </w:rPr>
            </w:r>
            <w:r w:rsidR="00B87A33">
              <w:rPr>
                <w:noProof/>
                <w:webHidden/>
              </w:rPr>
              <w:fldChar w:fldCharType="separate"/>
            </w:r>
            <w:r w:rsidR="00B87A33">
              <w:rPr>
                <w:noProof/>
                <w:webHidden/>
              </w:rPr>
              <w:t>7</w:t>
            </w:r>
            <w:r w:rsidR="00B87A33">
              <w:rPr>
                <w:noProof/>
                <w:webHidden/>
              </w:rPr>
              <w:fldChar w:fldCharType="end"/>
            </w:r>
          </w:hyperlink>
        </w:p>
        <w:p w14:paraId="72EC1DE1" w14:textId="4AFE2465" w:rsidR="00B87A33" w:rsidRDefault="00000000">
          <w:pPr>
            <w:pStyle w:val="TOC3"/>
            <w:tabs>
              <w:tab w:val="right" w:leader="dot" w:pos="9016"/>
            </w:tabs>
            <w:rPr>
              <w:noProof/>
              <w:kern w:val="2"/>
              <w:sz w:val="24"/>
              <w:szCs w:val="24"/>
              <w:lang w:eastAsia="en-PK"/>
              <w14:ligatures w14:val="standardContextual"/>
            </w:rPr>
          </w:pPr>
          <w:hyperlink w:anchor="_Toc234223256" w:history="1">
            <w:r w:rsidR="00B87A33" w:rsidRPr="005E1FBE">
              <w:rPr>
                <w:rStyle w:val="Hyperlink"/>
                <w:noProof/>
              </w:rPr>
              <w:t>User Benefits</w:t>
            </w:r>
            <w:r w:rsidR="00B87A33">
              <w:rPr>
                <w:noProof/>
                <w:webHidden/>
              </w:rPr>
              <w:tab/>
            </w:r>
            <w:r w:rsidR="00B87A33">
              <w:rPr>
                <w:noProof/>
                <w:webHidden/>
              </w:rPr>
              <w:fldChar w:fldCharType="begin"/>
            </w:r>
            <w:r w:rsidR="00B87A33">
              <w:rPr>
                <w:noProof/>
                <w:webHidden/>
              </w:rPr>
              <w:instrText xml:space="preserve"> PAGEREF _Toc234223256 \h </w:instrText>
            </w:r>
            <w:r w:rsidR="00B87A33">
              <w:rPr>
                <w:noProof/>
                <w:webHidden/>
              </w:rPr>
            </w:r>
            <w:r w:rsidR="00B87A33">
              <w:rPr>
                <w:noProof/>
                <w:webHidden/>
              </w:rPr>
              <w:fldChar w:fldCharType="separate"/>
            </w:r>
            <w:r w:rsidR="00B87A33">
              <w:rPr>
                <w:noProof/>
                <w:webHidden/>
              </w:rPr>
              <w:t>7</w:t>
            </w:r>
            <w:r w:rsidR="00B87A33">
              <w:rPr>
                <w:noProof/>
                <w:webHidden/>
              </w:rPr>
              <w:fldChar w:fldCharType="end"/>
            </w:r>
          </w:hyperlink>
        </w:p>
        <w:p w14:paraId="674328F6" w14:textId="2FB08CAF" w:rsidR="00B87A33" w:rsidRDefault="00000000">
          <w:pPr>
            <w:pStyle w:val="TOC2"/>
            <w:tabs>
              <w:tab w:val="right" w:leader="dot" w:pos="9016"/>
            </w:tabs>
            <w:rPr>
              <w:noProof/>
              <w:kern w:val="2"/>
              <w:sz w:val="24"/>
              <w:szCs w:val="24"/>
              <w:lang w:eastAsia="en-PK"/>
              <w14:ligatures w14:val="standardContextual"/>
            </w:rPr>
          </w:pPr>
          <w:hyperlink w:anchor="_Toc234223257" w:history="1">
            <w:r w:rsidR="00B87A33" w:rsidRPr="005E1FBE">
              <w:rPr>
                <w:rStyle w:val="Hyperlink"/>
                <w:noProof/>
              </w:rPr>
              <w:t>6.2 Administrator</w:t>
            </w:r>
            <w:r w:rsidR="00B87A33">
              <w:rPr>
                <w:noProof/>
                <w:webHidden/>
              </w:rPr>
              <w:tab/>
            </w:r>
            <w:r w:rsidR="00B87A33">
              <w:rPr>
                <w:noProof/>
                <w:webHidden/>
              </w:rPr>
              <w:fldChar w:fldCharType="begin"/>
            </w:r>
            <w:r w:rsidR="00B87A33">
              <w:rPr>
                <w:noProof/>
                <w:webHidden/>
              </w:rPr>
              <w:instrText xml:space="preserve"> PAGEREF _Toc234223257 \h </w:instrText>
            </w:r>
            <w:r w:rsidR="00B87A33">
              <w:rPr>
                <w:noProof/>
                <w:webHidden/>
              </w:rPr>
            </w:r>
            <w:r w:rsidR="00B87A33">
              <w:rPr>
                <w:noProof/>
                <w:webHidden/>
              </w:rPr>
              <w:fldChar w:fldCharType="separate"/>
            </w:r>
            <w:r w:rsidR="00B87A33">
              <w:rPr>
                <w:noProof/>
                <w:webHidden/>
              </w:rPr>
              <w:t>9</w:t>
            </w:r>
            <w:r w:rsidR="00B87A33">
              <w:rPr>
                <w:noProof/>
                <w:webHidden/>
              </w:rPr>
              <w:fldChar w:fldCharType="end"/>
            </w:r>
          </w:hyperlink>
        </w:p>
        <w:p w14:paraId="168758AF" w14:textId="02A238E7" w:rsidR="00B87A33" w:rsidRDefault="00000000">
          <w:pPr>
            <w:pStyle w:val="TOC2"/>
            <w:tabs>
              <w:tab w:val="right" w:leader="dot" w:pos="9016"/>
            </w:tabs>
            <w:rPr>
              <w:noProof/>
              <w:kern w:val="2"/>
              <w:sz w:val="24"/>
              <w:szCs w:val="24"/>
              <w:lang w:eastAsia="en-PK"/>
              <w14:ligatures w14:val="standardContextual"/>
            </w:rPr>
          </w:pPr>
          <w:hyperlink w:anchor="_Toc234223258" w:history="1">
            <w:r w:rsidR="00B87A33" w:rsidRPr="005E1FBE">
              <w:rPr>
                <w:rStyle w:val="Hyperlink"/>
                <w:noProof/>
              </w:rPr>
              <w:t>6.3 Vendor (Optional)</w:t>
            </w:r>
            <w:r w:rsidR="00B87A33">
              <w:rPr>
                <w:noProof/>
                <w:webHidden/>
              </w:rPr>
              <w:tab/>
            </w:r>
            <w:r w:rsidR="00B87A33">
              <w:rPr>
                <w:noProof/>
                <w:webHidden/>
              </w:rPr>
              <w:fldChar w:fldCharType="begin"/>
            </w:r>
            <w:r w:rsidR="00B87A33">
              <w:rPr>
                <w:noProof/>
                <w:webHidden/>
              </w:rPr>
              <w:instrText xml:space="preserve"> PAGEREF _Toc234223258 \h </w:instrText>
            </w:r>
            <w:r w:rsidR="00B87A33">
              <w:rPr>
                <w:noProof/>
                <w:webHidden/>
              </w:rPr>
            </w:r>
            <w:r w:rsidR="00B87A33">
              <w:rPr>
                <w:noProof/>
                <w:webHidden/>
              </w:rPr>
              <w:fldChar w:fldCharType="separate"/>
            </w:r>
            <w:r w:rsidR="00B87A33">
              <w:rPr>
                <w:noProof/>
                <w:webHidden/>
              </w:rPr>
              <w:t>9</w:t>
            </w:r>
            <w:r w:rsidR="00B87A33">
              <w:rPr>
                <w:noProof/>
                <w:webHidden/>
              </w:rPr>
              <w:fldChar w:fldCharType="end"/>
            </w:r>
          </w:hyperlink>
        </w:p>
        <w:p w14:paraId="6161F9F4" w14:textId="21B3D117" w:rsidR="00B87A33" w:rsidRDefault="00000000">
          <w:pPr>
            <w:pStyle w:val="TOC1"/>
            <w:tabs>
              <w:tab w:val="right" w:leader="dot" w:pos="9016"/>
            </w:tabs>
            <w:rPr>
              <w:noProof/>
              <w:kern w:val="2"/>
              <w:sz w:val="24"/>
              <w:szCs w:val="24"/>
              <w:lang w:eastAsia="en-PK"/>
              <w14:ligatures w14:val="standardContextual"/>
            </w:rPr>
          </w:pPr>
          <w:hyperlink w:anchor="_Toc234223259" w:history="1">
            <w:r w:rsidR="00B87A33" w:rsidRPr="005E1FBE">
              <w:rPr>
                <w:rStyle w:val="Hyperlink"/>
                <w:noProof/>
              </w:rPr>
              <w:t>7. Functional Requirements</w:t>
            </w:r>
            <w:r w:rsidR="00B87A33">
              <w:rPr>
                <w:noProof/>
                <w:webHidden/>
              </w:rPr>
              <w:tab/>
            </w:r>
            <w:r w:rsidR="00B87A33">
              <w:rPr>
                <w:noProof/>
                <w:webHidden/>
              </w:rPr>
              <w:fldChar w:fldCharType="begin"/>
            </w:r>
            <w:r w:rsidR="00B87A33">
              <w:rPr>
                <w:noProof/>
                <w:webHidden/>
              </w:rPr>
              <w:instrText xml:space="preserve"> PAGEREF _Toc234223259 \h </w:instrText>
            </w:r>
            <w:r w:rsidR="00B87A33">
              <w:rPr>
                <w:noProof/>
                <w:webHidden/>
              </w:rPr>
            </w:r>
            <w:r w:rsidR="00B87A33">
              <w:rPr>
                <w:noProof/>
                <w:webHidden/>
              </w:rPr>
              <w:fldChar w:fldCharType="separate"/>
            </w:r>
            <w:r w:rsidR="00B87A33">
              <w:rPr>
                <w:noProof/>
                <w:webHidden/>
              </w:rPr>
              <w:t>9</w:t>
            </w:r>
            <w:r w:rsidR="00B87A33">
              <w:rPr>
                <w:noProof/>
                <w:webHidden/>
              </w:rPr>
              <w:fldChar w:fldCharType="end"/>
            </w:r>
          </w:hyperlink>
        </w:p>
        <w:p w14:paraId="06BEF151" w14:textId="490178D6" w:rsidR="00B87A33" w:rsidRDefault="00000000">
          <w:pPr>
            <w:pStyle w:val="TOC2"/>
            <w:tabs>
              <w:tab w:val="right" w:leader="dot" w:pos="9016"/>
            </w:tabs>
            <w:rPr>
              <w:noProof/>
              <w:kern w:val="2"/>
              <w:sz w:val="24"/>
              <w:szCs w:val="24"/>
              <w:lang w:eastAsia="en-PK"/>
              <w14:ligatures w14:val="standardContextual"/>
            </w:rPr>
          </w:pPr>
          <w:hyperlink w:anchor="_Toc234223260" w:history="1">
            <w:r w:rsidR="00B87A33" w:rsidRPr="005E1FBE">
              <w:rPr>
                <w:rStyle w:val="Hyperlink"/>
                <w:noProof/>
              </w:rPr>
              <w:t>7.1 User Registration and Authentication</w:t>
            </w:r>
            <w:r w:rsidR="00B87A33">
              <w:rPr>
                <w:noProof/>
                <w:webHidden/>
              </w:rPr>
              <w:tab/>
            </w:r>
            <w:r w:rsidR="00B87A33">
              <w:rPr>
                <w:noProof/>
                <w:webHidden/>
              </w:rPr>
              <w:fldChar w:fldCharType="begin"/>
            </w:r>
            <w:r w:rsidR="00B87A33">
              <w:rPr>
                <w:noProof/>
                <w:webHidden/>
              </w:rPr>
              <w:instrText xml:space="preserve"> PAGEREF _Toc234223260 \h </w:instrText>
            </w:r>
            <w:r w:rsidR="00B87A33">
              <w:rPr>
                <w:noProof/>
                <w:webHidden/>
              </w:rPr>
            </w:r>
            <w:r w:rsidR="00B87A33">
              <w:rPr>
                <w:noProof/>
                <w:webHidden/>
              </w:rPr>
              <w:fldChar w:fldCharType="separate"/>
            </w:r>
            <w:r w:rsidR="00B87A33">
              <w:rPr>
                <w:noProof/>
                <w:webHidden/>
              </w:rPr>
              <w:t>9</w:t>
            </w:r>
            <w:r w:rsidR="00B87A33">
              <w:rPr>
                <w:noProof/>
                <w:webHidden/>
              </w:rPr>
              <w:fldChar w:fldCharType="end"/>
            </w:r>
          </w:hyperlink>
        </w:p>
        <w:p w14:paraId="663C6493" w14:textId="100FCB4C" w:rsidR="00B87A33" w:rsidRDefault="00000000">
          <w:pPr>
            <w:pStyle w:val="TOC3"/>
            <w:tabs>
              <w:tab w:val="right" w:leader="dot" w:pos="9016"/>
            </w:tabs>
            <w:rPr>
              <w:noProof/>
              <w:kern w:val="2"/>
              <w:sz w:val="24"/>
              <w:szCs w:val="24"/>
              <w:lang w:eastAsia="en-PK"/>
              <w14:ligatures w14:val="standardContextual"/>
            </w:rPr>
          </w:pPr>
          <w:hyperlink w:anchor="_Toc234223261" w:history="1">
            <w:r w:rsidR="00B87A33" w:rsidRPr="005E1FBE">
              <w:rPr>
                <w:rStyle w:val="Hyperlink"/>
                <w:noProof/>
              </w:rPr>
              <w:t>Registration Process</w:t>
            </w:r>
            <w:r w:rsidR="00B87A33">
              <w:rPr>
                <w:noProof/>
                <w:webHidden/>
              </w:rPr>
              <w:tab/>
            </w:r>
            <w:r w:rsidR="00B87A33">
              <w:rPr>
                <w:noProof/>
                <w:webHidden/>
              </w:rPr>
              <w:fldChar w:fldCharType="begin"/>
            </w:r>
            <w:r w:rsidR="00B87A33">
              <w:rPr>
                <w:noProof/>
                <w:webHidden/>
              </w:rPr>
              <w:instrText xml:space="preserve"> PAGEREF _Toc234223261 \h </w:instrText>
            </w:r>
            <w:r w:rsidR="00B87A33">
              <w:rPr>
                <w:noProof/>
                <w:webHidden/>
              </w:rPr>
            </w:r>
            <w:r w:rsidR="00B87A33">
              <w:rPr>
                <w:noProof/>
                <w:webHidden/>
              </w:rPr>
              <w:fldChar w:fldCharType="separate"/>
            </w:r>
            <w:r w:rsidR="00B87A33">
              <w:rPr>
                <w:noProof/>
                <w:webHidden/>
              </w:rPr>
              <w:t>9</w:t>
            </w:r>
            <w:r w:rsidR="00B87A33">
              <w:rPr>
                <w:noProof/>
                <w:webHidden/>
              </w:rPr>
              <w:fldChar w:fldCharType="end"/>
            </w:r>
          </w:hyperlink>
        </w:p>
        <w:p w14:paraId="35EB456D" w14:textId="3392F849" w:rsidR="00B87A33" w:rsidRDefault="00000000">
          <w:pPr>
            <w:pStyle w:val="TOC3"/>
            <w:tabs>
              <w:tab w:val="right" w:leader="dot" w:pos="9016"/>
            </w:tabs>
            <w:rPr>
              <w:noProof/>
              <w:kern w:val="2"/>
              <w:sz w:val="24"/>
              <w:szCs w:val="24"/>
              <w:lang w:eastAsia="en-PK"/>
              <w14:ligatures w14:val="standardContextual"/>
            </w:rPr>
          </w:pPr>
          <w:hyperlink w:anchor="_Toc234223262" w:history="1">
            <w:r w:rsidR="00B87A33" w:rsidRPr="005E1FBE">
              <w:rPr>
                <w:rStyle w:val="Hyperlink"/>
                <w:noProof/>
              </w:rPr>
              <w:t>Login Process</w:t>
            </w:r>
            <w:r w:rsidR="00B87A33">
              <w:rPr>
                <w:noProof/>
                <w:webHidden/>
              </w:rPr>
              <w:tab/>
            </w:r>
            <w:r w:rsidR="00B87A33">
              <w:rPr>
                <w:noProof/>
                <w:webHidden/>
              </w:rPr>
              <w:fldChar w:fldCharType="begin"/>
            </w:r>
            <w:r w:rsidR="00B87A33">
              <w:rPr>
                <w:noProof/>
                <w:webHidden/>
              </w:rPr>
              <w:instrText xml:space="preserve"> PAGEREF _Toc234223262 \h </w:instrText>
            </w:r>
            <w:r w:rsidR="00B87A33">
              <w:rPr>
                <w:noProof/>
                <w:webHidden/>
              </w:rPr>
            </w:r>
            <w:r w:rsidR="00B87A33">
              <w:rPr>
                <w:noProof/>
                <w:webHidden/>
              </w:rPr>
              <w:fldChar w:fldCharType="separate"/>
            </w:r>
            <w:r w:rsidR="00B87A33">
              <w:rPr>
                <w:noProof/>
                <w:webHidden/>
              </w:rPr>
              <w:t>11</w:t>
            </w:r>
            <w:r w:rsidR="00B87A33">
              <w:rPr>
                <w:noProof/>
                <w:webHidden/>
              </w:rPr>
              <w:fldChar w:fldCharType="end"/>
            </w:r>
          </w:hyperlink>
        </w:p>
        <w:p w14:paraId="1DD34143" w14:textId="63B54CC1" w:rsidR="00B87A33" w:rsidRDefault="00000000">
          <w:pPr>
            <w:pStyle w:val="TOC1"/>
            <w:tabs>
              <w:tab w:val="right" w:leader="dot" w:pos="9016"/>
            </w:tabs>
            <w:rPr>
              <w:noProof/>
              <w:kern w:val="2"/>
              <w:sz w:val="24"/>
              <w:szCs w:val="24"/>
              <w:lang w:eastAsia="en-PK"/>
              <w14:ligatures w14:val="standardContextual"/>
            </w:rPr>
          </w:pPr>
          <w:hyperlink w:anchor="_Toc234223263" w:history="1">
            <w:r w:rsidR="00B87A33" w:rsidRPr="005E1FBE">
              <w:rPr>
                <w:rStyle w:val="Hyperlink"/>
                <w:noProof/>
              </w:rPr>
              <w:t>20. Conclusion</w:t>
            </w:r>
            <w:r w:rsidR="00B87A33">
              <w:rPr>
                <w:noProof/>
                <w:webHidden/>
              </w:rPr>
              <w:tab/>
            </w:r>
            <w:r w:rsidR="00B87A33">
              <w:rPr>
                <w:noProof/>
                <w:webHidden/>
              </w:rPr>
              <w:fldChar w:fldCharType="begin"/>
            </w:r>
            <w:r w:rsidR="00B87A33">
              <w:rPr>
                <w:noProof/>
                <w:webHidden/>
              </w:rPr>
              <w:instrText xml:space="preserve"> PAGEREF _Toc234223263 \h </w:instrText>
            </w:r>
            <w:r w:rsidR="00B87A33">
              <w:rPr>
                <w:noProof/>
                <w:webHidden/>
              </w:rPr>
            </w:r>
            <w:r w:rsidR="00B87A33">
              <w:rPr>
                <w:noProof/>
                <w:webHidden/>
              </w:rPr>
              <w:fldChar w:fldCharType="separate"/>
            </w:r>
            <w:r w:rsidR="00B87A33">
              <w:rPr>
                <w:noProof/>
                <w:webHidden/>
              </w:rPr>
              <w:t>11</w:t>
            </w:r>
            <w:r w:rsidR="00B87A33">
              <w:rPr>
                <w:noProof/>
                <w:webHidden/>
              </w:rPr>
              <w:fldChar w:fldCharType="end"/>
            </w:r>
          </w:hyperlink>
        </w:p>
        <w:p w14:paraId="0F67A7BF" w14:textId="4C7B78F0" w:rsidR="00BB2BC0" w:rsidRDefault="00BB2BC0">
          <w:r>
            <w:rPr>
              <w:b/>
              <w:bCs/>
              <w:noProof/>
            </w:rPr>
            <w:fldChar w:fldCharType="end"/>
          </w:r>
        </w:p>
      </w:sdtContent>
    </w:sdt>
    <w:p w14:paraId="24881902" w14:textId="627D1B94" w:rsidR="002B676E" w:rsidRDefault="002B676E">
      <w:pPr>
        <w:pStyle w:val="TableofFigures"/>
        <w:tabs>
          <w:tab w:val="right" w:leader="dot" w:pos="9016"/>
        </w:tabs>
        <w:rPr>
          <w:noProof/>
          <w:kern w:val="2"/>
          <w:sz w:val="24"/>
          <w:szCs w:val="24"/>
          <w:lang w:eastAsia="en-PK"/>
          <w14:ligatures w14:val="standardContextual"/>
        </w:rPr>
      </w:pPr>
      <w:r>
        <w:fldChar w:fldCharType="begin"/>
      </w:r>
      <w:r>
        <w:instrText xml:space="preserve"> TOC \h \z \c "Figure" </w:instrText>
      </w:r>
      <w:r>
        <w:fldChar w:fldCharType="separate"/>
      </w:r>
      <w:hyperlink w:anchor="_Toc234223598" w:history="1">
        <w:r w:rsidRPr="00AE0364">
          <w:rPr>
            <w:rStyle w:val="Hyperlink"/>
            <w:noProof/>
          </w:rPr>
          <w:t>Figure 1 - ECommerce Intro</w:t>
        </w:r>
        <w:r>
          <w:rPr>
            <w:noProof/>
            <w:webHidden/>
          </w:rPr>
          <w:tab/>
        </w:r>
        <w:r>
          <w:rPr>
            <w:noProof/>
            <w:webHidden/>
          </w:rPr>
          <w:fldChar w:fldCharType="begin"/>
        </w:r>
        <w:r>
          <w:rPr>
            <w:noProof/>
            <w:webHidden/>
          </w:rPr>
          <w:instrText xml:space="preserve"> PAGEREF _Toc234223598 \h </w:instrText>
        </w:r>
        <w:r>
          <w:rPr>
            <w:noProof/>
            <w:webHidden/>
          </w:rPr>
        </w:r>
        <w:r>
          <w:rPr>
            <w:noProof/>
            <w:webHidden/>
          </w:rPr>
          <w:fldChar w:fldCharType="separate"/>
        </w:r>
        <w:r>
          <w:rPr>
            <w:noProof/>
            <w:webHidden/>
          </w:rPr>
          <w:t>2</w:t>
        </w:r>
        <w:r>
          <w:rPr>
            <w:noProof/>
            <w:webHidden/>
          </w:rPr>
          <w:fldChar w:fldCharType="end"/>
        </w:r>
      </w:hyperlink>
    </w:p>
    <w:p w14:paraId="1434337A" w14:textId="0D0A8E4C" w:rsidR="002B676E" w:rsidRDefault="00000000">
      <w:pPr>
        <w:pStyle w:val="TableofFigures"/>
        <w:tabs>
          <w:tab w:val="right" w:leader="dot" w:pos="9016"/>
        </w:tabs>
        <w:rPr>
          <w:noProof/>
          <w:kern w:val="2"/>
          <w:sz w:val="24"/>
          <w:szCs w:val="24"/>
          <w:lang w:eastAsia="en-PK"/>
          <w14:ligatures w14:val="standardContextual"/>
        </w:rPr>
      </w:pPr>
      <w:hyperlink w:anchor="_Toc234223599" w:history="1">
        <w:r w:rsidR="002B676E" w:rsidRPr="00AE0364">
          <w:rPr>
            <w:rStyle w:val="Hyperlink"/>
            <w:noProof/>
          </w:rPr>
          <w:t>Figure 2 - Scope Of The Project</w:t>
        </w:r>
        <w:r w:rsidR="002B676E">
          <w:rPr>
            <w:noProof/>
            <w:webHidden/>
          </w:rPr>
          <w:tab/>
        </w:r>
        <w:r w:rsidR="002B676E">
          <w:rPr>
            <w:noProof/>
            <w:webHidden/>
          </w:rPr>
          <w:fldChar w:fldCharType="begin"/>
        </w:r>
        <w:r w:rsidR="002B676E">
          <w:rPr>
            <w:noProof/>
            <w:webHidden/>
          </w:rPr>
          <w:instrText xml:space="preserve"> PAGEREF _Toc234223599 \h </w:instrText>
        </w:r>
        <w:r w:rsidR="002B676E">
          <w:rPr>
            <w:noProof/>
            <w:webHidden/>
          </w:rPr>
        </w:r>
        <w:r w:rsidR="002B676E">
          <w:rPr>
            <w:noProof/>
            <w:webHidden/>
          </w:rPr>
          <w:fldChar w:fldCharType="separate"/>
        </w:r>
        <w:r w:rsidR="002B676E">
          <w:rPr>
            <w:noProof/>
            <w:webHidden/>
          </w:rPr>
          <w:t>3</w:t>
        </w:r>
        <w:r w:rsidR="002B676E">
          <w:rPr>
            <w:noProof/>
            <w:webHidden/>
          </w:rPr>
          <w:fldChar w:fldCharType="end"/>
        </w:r>
      </w:hyperlink>
    </w:p>
    <w:p w14:paraId="31A78951" w14:textId="00376CDC" w:rsidR="002B676E" w:rsidRDefault="00000000">
      <w:pPr>
        <w:pStyle w:val="TableofFigures"/>
        <w:tabs>
          <w:tab w:val="right" w:leader="dot" w:pos="9016"/>
        </w:tabs>
        <w:rPr>
          <w:noProof/>
          <w:kern w:val="2"/>
          <w:sz w:val="24"/>
          <w:szCs w:val="24"/>
          <w:lang w:eastAsia="en-PK"/>
          <w14:ligatures w14:val="standardContextual"/>
        </w:rPr>
      </w:pPr>
      <w:hyperlink w:anchor="_Toc234223600" w:history="1">
        <w:r w:rsidR="002B676E" w:rsidRPr="00AE0364">
          <w:rPr>
            <w:rStyle w:val="Hyperlink"/>
            <w:noProof/>
          </w:rPr>
          <w:t>Figure 3- Programming Intro.</w:t>
        </w:r>
        <w:r w:rsidR="002B676E">
          <w:rPr>
            <w:noProof/>
            <w:webHidden/>
          </w:rPr>
          <w:tab/>
        </w:r>
        <w:r w:rsidR="002B676E">
          <w:rPr>
            <w:noProof/>
            <w:webHidden/>
          </w:rPr>
          <w:fldChar w:fldCharType="begin"/>
        </w:r>
        <w:r w:rsidR="002B676E">
          <w:rPr>
            <w:noProof/>
            <w:webHidden/>
          </w:rPr>
          <w:instrText xml:space="preserve"> PAGEREF _Toc234223600 \h </w:instrText>
        </w:r>
        <w:r w:rsidR="002B676E">
          <w:rPr>
            <w:noProof/>
            <w:webHidden/>
          </w:rPr>
        </w:r>
        <w:r w:rsidR="002B676E">
          <w:rPr>
            <w:noProof/>
            <w:webHidden/>
          </w:rPr>
          <w:fldChar w:fldCharType="separate"/>
        </w:r>
        <w:r w:rsidR="002B676E">
          <w:rPr>
            <w:noProof/>
            <w:webHidden/>
          </w:rPr>
          <w:t>5</w:t>
        </w:r>
        <w:r w:rsidR="002B676E">
          <w:rPr>
            <w:noProof/>
            <w:webHidden/>
          </w:rPr>
          <w:fldChar w:fldCharType="end"/>
        </w:r>
      </w:hyperlink>
    </w:p>
    <w:p w14:paraId="28A9A999" w14:textId="034BB289" w:rsidR="00BB2BC0" w:rsidRPr="00BB2BC0" w:rsidRDefault="002B676E" w:rsidP="00BB2BC0">
      <w:r>
        <w:fldChar w:fldCharType="end"/>
      </w:r>
      <w:r w:rsidR="00BB2BC0" w:rsidRPr="00BB2BC0">
        <w:br w:type="page"/>
      </w:r>
    </w:p>
    <w:p w14:paraId="0A19873B" w14:textId="3919AA5E" w:rsidR="00065521" w:rsidRDefault="00065521" w:rsidP="00065521">
      <w:pPr>
        <w:pStyle w:val="Title"/>
        <w:jc w:val="center"/>
      </w:pPr>
      <w:r w:rsidRPr="00065521">
        <w:rPr>
          <w:sz w:val="58"/>
          <w:szCs w:val="58"/>
        </w:rPr>
        <w:lastRenderedPageBreak/>
        <w:t>E-Commerce Web-Based Platform Documentation</w:t>
      </w:r>
    </w:p>
    <w:p w14:paraId="2FC9230A" w14:textId="77777777" w:rsidR="00065521" w:rsidRDefault="00065521" w:rsidP="00065521">
      <w:pPr>
        <w:jc w:val="both"/>
      </w:pPr>
    </w:p>
    <w:p w14:paraId="1065928B" w14:textId="5CF7F6EF" w:rsidR="00065521" w:rsidRDefault="00065521" w:rsidP="00065521">
      <w:pPr>
        <w:jc w:val="both"/>
      </w:pPr>
      <w:r>
        <w:t>Software Requirements Specification (SRS) &amp; System Documentation</w:t>
      </w:r>
    </w:p>
    <w:p w14:paraId="23B39184" w14:textId="77777777" w:rsidR="00065521" w:rsidRDefault="00065521" w:rsidP="00065521">
      <w:pPr>
        <w:pStyle w:val="Heading1"/>
        <w:jc w:val="both"/>
      </w:pPr>
      <w:bookmarkStart w:id="0" w:name="_Toc234223241"/>
      <w:r>
        <w:t>1. Project Overview</w:t>
      </w:r>
      <w:bookmarkEnd w:id="0"/>
    </w:p>
    <w:p w14:paraId="12EF11C9" w14:textId="53853279" w:rsidR="00065521" w:rsidRDefault="00B87A33" w:rsidP="00065521">
      <w:pPr>
        <w:pStyle w:val="Heading2"/>
        <w:jc w:val="both"/>
      </w:pPr>
      <w:bookmarkStart w:id="1" w:name="_Toc234223242"/>
      <w:r>
        <w:rPr>
          <w:noProof/>
        </w:rPr>
        <mc:AlternateContent>
          <mc:Choice Requires="wps">
            <w:drawing>
              <wp:anchor distT="0" distB="0" distL="114300" distR="114300" simplePos="0" relativeHeight="251680768" behindDoc="0" locked="0" layoutInCell="1" allowOverlap="1" wp14:anchorId="37EE31EF" wp14:editId="0C3E8807">
                <wp:simplePos x="0" y="0"/>
                <wp:positionH relativeFrom="column">
                  <wp:posOffset>3397885</wp:posOffset>
                </wp:positionH>
                <wp:positionV relativeFrom="paragraph">
                  <wp:posOffset>2169795</wp:posOffset>
                </wp:positionV>
                <wp:extent cx="2333625" cy="635"/>
                <wp:effectExtent l="0" t="0" r="0" b="0"/>
                <wp:wrapSquare wrapText="bothSides"/>
                <wp:docPr id="14" name="Text Box 14"/>
                <wp:cNvGraphicFramePr/>
                <a:graphic xmlns:a="http://schemas.openxmlformats.org/drawingml/2006/main">
                  <a:graphicData uri="http://schemas.microsoft.com/office/word/2010/wordprocessingShape">
                    <wps:wsp>
                      <wps:cNvSpPr txBox="1"/>
                      <wps:spPr>
                        <a:xfrm>
                          <a:off x="0" y="0"/>
                          <a:ext cx="2333625" cy="635"/>
                        </a:xfrm>
                        <a:prstGeom prst="rect">
                          <a:avLst/>
                        </a:prstGeom>
                        <a:solidFill>
                          <a:prstClr val="white"/>
                        </a:solidFill>
                        <a:ln>
                          <a:noFill/>
                        </a:ln>
                      </wps:spPr>
                      <wps:txbx>
                        <w:txbxContent>
                          <w:p w14:paraId="1C93EF44" w14:textId="28C394E2" w:rsidR="00B87A33" w:rsidRPr="00B87A33" w:rsidRDefault="00B87A33" w:rsidP="00B87A33">
                            <w:pPr>
                              <w:pStyle w:val="Caption"/>
                              <w:jc w:val="center"/>
                              <w:rPr>
                                <w:noProof/>
                                <w:color w:val="000000" w:themeColor="text1"/>
                                <w:sz w:val="36"/>
                                <w:szCs w:val="36"/>
                              </w:rPr>
                            </w:pPr>
                            <w:bookmarkStart w:id="2" w:name="_Toc234223531"/>
                            <w:bookmarkStart w:id="3" w:name="_Toc234223598"/>
                            <w:r w:rsidRPr="00B87A33">
                              <w:rPr>
                                <w:color w:val="000000" w:themeColor="text1"/>
                              </w:rPr>
                              <w:t xml:space="preserve">Figure </w:t>
                            </w:r>
                            <w:r w:rsidRPr="00B87A33">
                              <w:rPr>
                                <w:color w:val="000000" w:themeColor="text1"/>
                              </w:rPr>
                              <w:fldChar w:fldCharType="begin"/>
                            </w:r>
                            <w:r w:rsidRPr="00B87A33">
                              <w:rPr>
                                <w:color w:val="000000" w:themeColor="text1"/>
                              </w:rPr>
                              <w:instrText xml:space="preserve"> SEQ Figure \* ARABIC </w:instrText>
                            </w:r>
                            <w:r w:rsidRPr="00B87A33">
                              <w:rPr>
                                <w:color w:val="000000" w:themeColor="text1"/>
                              </w:rPr>
                              <w:fldChar w:fldCharType="separate"/>
                            </w:r>
                            <w:r w:rsidR="002B676E">
                              <w:rPr>
                                <w:noProof/>
                                <w:color w:val="000000" w:themeColor="text1"/>
                              </w:rPr>
                              <w:t>1</w:t>
                            </w:r>
                            <w:r w:rsidRPr="00B87A33">
                              <w:rPr>
                                <w:color w:val="000000" w:themeColor="text1"/>
                              </w:rPr>
                              <w:fldChar w:fldCharType="end"/>
                            </w:r>
                            <w:r w:rsidRPr="00B87A33">
                              <w:rPr>
                                <w:color w:val="000000" w:themeColor="text1"/>
                              </w:rPr>
                              <w:t xml:space="preserve"> - ECommerce Intro</w:t>
                            </w:r>
                            <w:bookmarkEnd w:id="2"/>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EE31EF" id="Text Box 14" o:spid="_x0000_s1029" type="#_x0000_t202" style="position:absolute;left:0;text-align:left;margin-left:267.55pt;margin-top:170.85pt;width:183.7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" stroked="f">
                <v:textbox style="mso-fit-shape-to-text:t" inset="0,0,0,0">
                  <w:txbxContent>
                    <w:p w14:paraId="1C93EF44" w14:textId="28C394E2" w:rsidR="00B87A33" w:rsidRPr="00B87A33" w:rsidRDefault="00B87A33" w:rsidP="00B87A33">
                      <w:pPr>
                        <w:pStyle w:val="Caption"/>
                        <w:jc w:val="center"/>
                        <w:rPr>
                          <w:noProof/>
                          <w:color w:val="000000" w:themeColor="text1"/>
                          <w:sz w:val="36"/>
                          <w:szCs w:val="36"/>
                        </w:rPr>
                      </w:pPr>
                      <w:bookmarkStart w:id="4" w:name="_Toc234223531"/>
                      <w:bookmarkStart w:id="5" w:name="_Toc234223598"/>
                      <w:r w:rsidRPr="00B87A33">
                        <w:rPr>
                          <w:color w:val="000000" w:themeColor="text1"/>
                        </w:rPr>
                        <w:t xml:space="preserve">Figure </w:t>
                      </w:r>
                      <w:r w:rsidRPr="00B87A33">
                        <w:rPr>
                          <w:color w:val="000000" w:themeColor="text1"/>
                        </w:rPr>
                        <w:fldChar w:fldCharType="begin"/>
                      </w:r>
                      <w:r w:rsidRPr="00B87A33">
                        <w:rPr>
                          <w:color w:val="000000" w:themeColor="text1"/>
                        </w:rPr>
                        <w:instrText xml:space="preserve"> SEQ Figure \* ARABIC </w:instrText>
                      </w:r>
                      <w:r w:rsidRPr="00B87A33">
                        <w:rPr>
                          <w:color w:val="000000" w:themeColor="text1"/>
                        </w:rPr>
                        <w:fldChar w:fldCharType="separate"/>
                      </w:r>
                      <w:r w:rsidR="002B676E">
                        <w:rPr>
                          <w:noProof/>
                          <w:color w:val="000000" w:themeColor="text1"/>
                        </w:rPr>
                        <w:t>1</w:t>
                      </w:r>
                      <w:r w:rsidRPr="00B87A33">
                        <w:rPr>
                          <w:color w:val="000000" w:themeColor="text1"/>
                        </w:rPr>
                        <w:fldChar w:fldCharType="end"/>
                      </w:r>
                      <w:r w:rsidRPr="00B87A33">
                        <w:rPr>
                          <w:color w:val="000000" w:themeColor="text1"/>
                        </w:rPr>
                        <w:t xml:space="preserve"> - ECommerce Intro</w:t>
                      </w:r>
                      <w:bookmarkEnd w:id="4"/>
                      <w:bookmarkEnd w:id="5"/>
                    </w:p>
                  </w:txbxContent>
                </v:textbox>
                <w10:wrap type="square"/>
              </v:shape>
            </w:pict>
          </mc:Fallback>
        </mc:AlternateContent>
      </w:r>
      <w:r w:rsidR="00B84082">
        <w:rPr>
          <w:noProof/>
        </w:rPr>
        <w:drawing>
          <wp:anchor distT="0" distB="0" distL="114300" distR="114300" simplePos="0" relativeHeight="251659264" behindDoc="0" locked="0" layoutInCell="1" allowOverlap="1" wp14:anchorId="7107B254" wp14:editId="3BF45A47">
            <wp:simplePos x="0" y="0"/>
            <wp:positionH relativeFrom="column">
              <wp:posOffset>3397885</wp:posOffset>
            </wp:positionH>
            <wp:positionV relativeFrom="paragraph">
              <wp:posOffset>362613</wp:posOffset>
            </wp:positionV>
            <wp:extent cx="2333625" cy="1750060"/>
            <wp:effectExtent l="0" t="0" r="9525" b="2540"/>
            <wp:wrapSquare wrapText="bothSides"/>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33625" cy="1750060"/>
                    </a:xfrm>
                    <a:prstGeom prst="rect">
                      <a:avLst/>
                    </a:prstGeom>
                  </pic:spPr>
                </pic:pic>
              </a:graphicData>
            </a:graphic>
            <wp14:sizeRelH relativeFrom="page">
              <wp14:pctWidth>0</wp14:pctWidth>
            </wp14:sizeRelH>
            <wp14:sizeRelV relativeFrom="page">
              <wp14:pctHeight>0</wp14:pctHeight>
            </wp14:sizeRelV>
          </wp:anchor>
        </w:drawing>
      </w:r>
      <w:r w:rsidR="00065521">
        <w:t>1.1 Introduction</w:t>
      </w:r>
      <w:bookmarkEnd w:id="1"/>
    </w:p>
    <w:p w14:paraId="132BA185" w14:textId="3C4E5FD5" w:rsidR="00751964" w:rsidRPr="00751964" w:rsidRDefault="00751964" w:rsidP="00751964">
      <w:pPr>
        <w:keepNext/>
        <w:framePr w:dropCap="drop" w:lines="3" w:wrap="around" w:vAnchor="text" w:hAnchor="text"/>
        <w:spacing w:after="0" w:line="1018" w:lineRule="exact"/>
        <w:jc w:val="both"/>
        <w:textAlignment w:val="baseline"/>
        <w:rPr>
          <w:noProof/>
          <w:position w:val="-9"/>
          <w:sz w:val="129"/>
        </w:rPr>
      </w:pPr>
      <w:bookmarkStart w:id="6" w:name="EComImp"/>
      <w:r w:rsidRPr="00751964">
        <w:rPr>
          <w:position w:val="-9"/>
          <w:sz w:val="129"/>
        </w:rPr>
        <w:t>T</w:t>
      </w:r>
    </w:p>
    <w:p w14:paraId="61189CF0" w14:textId="395EE1FA" w:rsidR="00065521" w:rsidRDefault="00751964" w:rsidP="00065521">
      <w:pPr>
        <w:jc w:val="both"/>
      </w:pPr>
      <w:r>
        <w:rPr>
          <w:noProof/>
        </w:rPr>
        <mc:AlternateContent>
          <mc:Choice Requires="wps">
            <w:drawing>
              <wp:anchor distT="0" distB="0" distL="114300" distR="114300" simplePos="0" relativeHeight="251674624" behindDoc="0" locked="0" layoutInCell="1" allowOverlap="1" wp14:anchorId="4B175FAF" wp14:editId="2000366F">
                <wp:simplePos x="0" y="0"/>
                <wp:positionH relativeFrom="column">
                  <wp:posOffset>-742950</wp:posOffset>
                </wp:positionH>
                <wp:positionV relativeFrom="paragraph">
                  <wp:posOffset>1275080</wp:posOffset>
                </wp:positionV>
                <wp:extent cx="1828800" cy="1828800"/>
                <wp:effectExtent l="5398" t="0" r="0" b="0"/>
                <wp:wrapNone/>
                <wp:docPr id="19" name="Text Box 19"/>
                <wp:cNvGraphicFramePr/>
                <a:graphic xmlns:a="http://schemas.openxmlformats.org/drawingml/2006/main">
                  <a:graphicData uri="http://schemas.microsoft.com/office/word/2010/wordprocessingShape">
                    <wps:wsp>
                      <wps:cNvSpPr txBox="1"/>
                      <wps:spPr>
                        <a:xfrm rot="16200000">
                          <a:off x="0" y="0"/>
                          <a:ext cx="1828800" cy="1828800"/>
                        </a:xfrm>
                        <a:prstGeom prst="rect">
                          <a:avLst/>
                        </a:prstGeom>
                        <a:noFill/>
                        <a:ln>
                          <a:noFill/>
                        </a:ln>
                      </wps:spPr>
                      <wps:txbx>
                        <w:txbxContent>
                          <w:p w14:paraId="3A91629F" w14:textId="7B50A8AB" w:rsidR="00751964" w:rsidRPr="00751964" w:rsidRDefault="00751964" w:rsidP="00751964">
                            <w:pPr>
                              <w:jc w:val="center"/>
                              <w:rPr>
                                <w:b/>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b/>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MY TEXT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B175FAF" id="Text Box 19" o:spid="_x0000_s1030" type="#_x0000_t202" style="position:absolute;left:0;text-align:left;margin-left:-58.5pt;margin-top:100.4pt;width:2in;height:2in;rotation:-90;z-index:2516746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" filled="f" stroked="f">
                <v:textbox style="mso-fit-shape-to-text:t">
                  <w:txbxContent>
                    <w:p w14:paraId="3A91629F" w14:textId="7B50A8AB" w:rsidR="00751964" w:rsidRPr="00751964" w:rsidRDefault="00751964" w:rsidP="00751964">
                      <w:pPr>
                        <w:jc w:val="center"/>
                        <w:rPr>
                          <w:b/>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b/>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MY TEXT</w:t>
                      </w:r>
                    </w:p>
                  </w:txbxContent>
                </v:textbox>
              </v:shape>
            </w:pict>
          </mc:Fallback>
        </mc:AlternateContent>
      </w:r>
      <w:r w:rsidR="00D96199">
        <w:t>the</w:t>
      </w:r>
      <w:r w:rsidR="00065521">
        <w:t xml:space="preserve"> E-Commerce Web-Based Platform is a digital marketplace designed to facilitate the buying and selling of products through an online environment. The platform enables </w:t>
      </w:r>
      <w:r w:rsidR="008B206D">
        <w:t>user</w:t>
      </w:r>
      <w:r w:rsidR="00065521">
        <w:t>s to browse products, compare prices, add products to their shopping cart, place orders, make payments securely, and track deliveries from anywhere and at any time.</w:t>
      </w:r>
      <w:r w:rsidR="00C870CB">
        <w:rPr>
          <w:rStyle w:val="FootnoteReference"/>
        </w:rPr>
        <w:footnoteReference w:id="1"/>
      </w:r>
    </w:p>
    <w:bookmarkEnd w:id="6"/>
    <w:p w14:paraId="06DE00C1" w14:textId="6DC44708" w:rsidR="00065521" w:rsidRDefault="00065521" w:rsidP="00065521">
      <w:pPr>
        <w:jc w:val="both"/>
      </w:pPr>
      <w:commentRangeStart w:id="7"/>
      <w:r>
        <w:t xml:space="preserve">The primary goal of this platform is to provide businesses with an efficient and scalable solution for conducting online sales while offering </w:t>
      </w:r>
      <w:r w:rsidR="008B206D">
        <w:t>user</w:t>
      </w:r>
      <w:r>
        <w:t>s a convenient, secure, and user-friendly shopping experience.</w:t>
      </w:r>
      <w:commentRangeEnd w:id="7"/>
      <w:r w:rsidR="00184309">
        <w:rPr>
          <w:rStyle w:val="CommentReference"/>
        </w:rPr>
        <w:commentReference w:id="7"/>
      </w:r>
    </w:p>
    <w:p w14:paraId="6E239953" w14:textId="006B58C5" w:rsidR="00176383" w:rsidRDefault="00176383" w:rsidP="00065521">
      <w:pPr>
        <w:jc w:val="both"/>
        <w:rPr>
          <w:lang w:bidi="ur-PK"/>
        </w:rPr>
      </w:pPr>
      <w:r w:rsidRPr="00176383">
        <w:rPr>
          <w:rFonts w:ascii="Arial" w:hAnsi="Arial" w:cs="Arial"/>
        </w:rPr>
        <w:t>اس</w:t>
      </w:r>
      <w:r w:rsidRPr="00176383">
        <w:t xml:space="preserve"> </w:t>
      </w:r>
      <w:r w:rsidRPr="00176383">
        <w:rPr>
          <w:rFonts w:ascii="Arial" w:hAnsi="Arial" w:cs="Arial"/>
        </w:rPr>
        <w:t>پلیٹ</w:t>
      </w:r>
      <w:r w:rsidRPr="00176383">
        <w:t xml:space="preserve"> </w:t>
      </w:r>
      <w:r w:rsidRPr="00176383">
        <w:rPr>
          <w:rFonts w:ascii="Arial" w:hAnsi="Arial" w:cs="Arial"/>
        </w:rPr>
        <w:t>فارم</w:t>
      </w:r>
      <w:r w:rsidRPr="00176383">
        <w:t xml:space="preserve"> </w:t>
      </w:r>
      <w:r w:rsidRPr="00176383">
        <w:rPr>
          <w:rFonts w:ascii="Arial" w:hAnsi="Arial" w:cs="Arial"/>
        </w:rPr>
        <w:t>کا</w:t>
      </w:r>
      <w:r w:rsidRPr="00176383">
        <w:t xml:space="preserve"> </w:t>
      </w:r>
      <w:r w:rsidRPr="00176383">
        <w:rPr>
          <w:rFonts w:ascii="Arial" w:hAnsi="Arial" w:cs="Arial"/>
        </w:rPr>
        <w:t>بنیادی</w:t>
      </w:r>
      <w:r w:rsidRPr="00176383">
        <w:t xml:space="preserve"> </w:t>
      </w:r>
      <w:r w:rsidRPr="00176383">
        <w:rPr>
          <w:rFonts w:ascii="Arial" w:hAnsi="Arial" w:cs="Arial"/>
        </w:rPr>
        <w:t>مقصد</w:t>
      </w:r>
      <w:r w:rsidRPr="00176383">
        <w:t xml:space="preserve"> </w:t>
      </w:r>
      <w:r w:rsidRPr="00176383">
        <w:rPr>
          <w:rFonts w:ascii="Arial" w:hAnsi="Arial" w:cs="Arial"/>
        </w:rPr>
        <w:t>کاروباروں</w:t>
      </w:r>
      <w:r w:rsidRPr="00176383">
        <w:t xml:space="preserve"> </w:t>
      </w:r>
      <w:r w:rsidRPr="00176383">
        <w:rPr>
          <w:rFonts w:ascii="Arial" w:hAnsi="Arial" w:cs="Arial"/>
        </w:rPr>
        <w:t>کو</w:t>
      </w:r>
      <w:r w:rsidRPr="00176383">
        <w:t xml:space="preserve"> </w:t>
      </w:r>
      <w:r w:rsidRPr="00176383">
        <w:rPr>
          <w:rFonts w:ascii="Arial" w:hAnsi="Arial" w:cs="Arial"/>
        </w:rPr>
        <w:t>آن</w:t>
      </w:r>
      <w:r w:rsidRPr="00176383">
        <w:t xml:space="preserve"> </w:t>
      </w:r>
      <w:r w:rsidRPr="00176383">
        <w:rPr>
          <w:rFonts w:ascii="Arial" w:hAnsi="Arial" w:cs="Arial"/>
        </w:rPr>
        <w:t>لائن</w:t>
      </w:r>
      <w:r w:rsidRPr="00176383">
        <w:t xml:space="preserve"> </w:t>
      </w:r>
      <w:r w:rsidRPr="00176383">
        <w:rPr>
          <w:rFonts w:ascii="Arial" w:hAnsi="Arial" w:cs="Arial"/>
        </w:rPr>
        <w:t>فروخت</w:t>
      </w:r>
      <w:r w:rsidRPr="00176383">
        <w:t xml:space="preserve"> </w:t>
      </w:r>
      <w:r w:rsidRPr="00176383">
        <w:rPr>
          <w:rFonts w:ascii="Arial" w:hAnsi="Arial" w:cs="Arial"/>
        </w:rPr>
        <w:t>کے</w:t>
      </w:r>
      <w:r w:rsidRPr="00176383">
        <w:t xml:space="preserve"> </w:t>
      </w:r>
      <w:r w:rsidRPr="00176383">
        <w:rPr>
          <w:rFonts w:ascii="Arial" w:hAnsi="Arial" w:cs="Arial"/>
        </w:rPr>
        <w:t>لیے</w:t>
      </w:r>
      <w:r w:rsidRPr="00176383">
        <w:t xml:space="preserve"> </w:t>
      </w:r>
      <w:r w:rsidRPr="00176383">
        <w:rPr>
          <w:rFonts w:ascii="Arial" w:hAnsi="Arial" w:cs="Arial"/>
        </w:rPr>
        <w:t>ایک</w:t>
      </w:r>
      <w:r w:rsidRPr="00176383">
        <w:t xml:space="preserve"> </w:t>
      </w:r>
      <w:r w:rsidRPr="00176383">
        <w:rPr>
          <w:rFonts w:ascii="Arial" w:hAnsi="Arial" w:cs="Arial"/>
        </w:rPr>
        <w:t>مؤثر</w:t>
      </w:r>
      <w:r w:rsidRPr="00176383">
        <w:t xml:space="preserve"> </w:t>
      </w:r>
      <w:r w:rsidRPr="00176383">
        <w:rPr>
          <w:rFonts w:ascii="Arial" w:hAnsi="Arial" w:cs="Arial"/>
        </w:rPr>
        <w:t>اور</w:t>
      </w:r>
      <w:r w:rsidRPr="00176383">
        <w:t xml:space="preserve"> </w:t>
      </w:r>
      <w:r w:rsidRPr="00176383">
        <w:rPr>
          <w:rFonts w:ascii="Arial" w:hAnsi="Arial" w:cs="Arial"/>
        </w:rPr>
        <w:t>قابل</w:t>
      </w:r>
      <w:r w:rsidRPr="00176383">
        <w:t xml:space="preserve"> </w:t>
      </w:r>
      <w:r w:rsidRPr="00176383">
        <w:rPr>
          <w:rFonts w:ascii="Arial" w:hAnsi="Arial" w:cs="Arial"/>
        </w:rPr>
        <w:t>توسیع</w:t>
      </w:r>
      <w:r w:rsidRPr="00176383">
        <w:t xml:space="preserve"> </w:t>
      </w:r>
      <w:r w:rsidRPr="00176383">
        <w:rPr>
          <w:rFonts w:ascii="Arial" w:hAnsi="Arial" w:cs="Arial"/>
        </w:rPr>
        <w:t>حل</w:t>
      </w:r>
      <w:r w:rsidRPr="00176383">
        <w:t xml:space="preserve"> </w:t>
      </w:r>
      <w:r w:rsidRPr="00176383">
        <w:rPr>
          <w:rFonts w:ascii="Arial" w:hAnsi="Arial" w:cs="Arial"/>
        </w:rPr>
        <w:t>فراہم</w:t>
      </w:r>
      <w:r w:rsidRPr="00176383">
        <w:t xml:space="preserve"> </w:t>
      </w:r>
      <w:r w:rsidRPr="00176383">
        <w:rPr>
          <w:rFonts w:ascii="Arial" w:hAnsi="Arial" w:cs="Arial"/>
        </w:rPr>
        <w:t>کرنا</w:t>
      </w:r>
      <w:r w:rsidRPr="00176383">
        <w:t xml:space="preserve"> </w:t>
      </w:r>
      <w:r w:rsidRPr="00176383">
        <w:rPr>
          <w:rFonts w:ascii="Arial" w:hAnsi="Arial" w:cs="Arial"/>
        </w:rPr>
        <w:t>ہے</w:t>
      </w:r>
      <w:r w:rsidRPr="00176383">
        <w:t xml:space="preserve"> </w:t>
      </w:r>
      <w:r w:rsidRPr="00176383">
        <w:rPr>
          <w:rFonts w:ascii="Arial" w:hAnsi="Arial" w:cs="Arial"/>
        </w:rPr>
        <w:t>جبکہ</w:t>
      </w:r>
      <w:r w:rsidRPr="00176383">
        <w:t xml:space="preserve"> </w:t>
      </w:r>
      <w:r w:rsidRPr="00176383">
        <w:rPr>
          <w:rFonts w:ascii="Arial" w:hAnsi="Arial" w:cs="Arial"/>
        </w:rPr>
        <w:t>صارفین</w:t>
      </w:r>
      <w:r w:rsidRPr="00176383">
        <w:t xml:space="preserve"> </w:t>
      </w:r>
      <w:r w:rsidRPr="00176383">
        <w:rPr>
          <w:rFonts w:ascii="Arial" w:hAnsi="Arial" w:cs="Arial"/>
        </w:rPr>
        <w:t>کو</w:t>
      </w:r>
      <w:r w:rsidRPr="00176383">
        <w:t xml:space="preserve"> </w:t>
      </w:r>
      <w:r w:rsidRPr="00176383">
        <w:rPr>
          <w:rFonts w:ascii="Arial" w:hAnsi="Arial" w:cs="Arial"/>
        </w:rPr>
        <w:t>آسان،</w:t>
      </w:r>
      <w:r w:rsidRPr="00176383">
        <w:t xml:space="preserve"> </w:t>
      </w:r>
      <w:r w:rsidRPr="00176383">
        <w:rPr>
          <w:rFonts w:ascii="Arial" w:hAnsi="Arial" w:cs="Arial"/>
        </w:rPr>
        <w:t>محفوظ</w:t>
      </w:r>
      <w:r w:rsidRPr="00176383">
        <w:t xml:space="preserve"> </w:t>
      </w:r>
      <w:r w:rsidRPr="00176383">
        <w:rPr>
          <w:rFonts w:ascii="Arial" w:hAnsi="Arial" w:cs="Arial"/>
        </w:rPr>
        <w:t>اور</w:t>
      </w:r>
      <w:r w:rsidRPr="00176383">
        <w:t xml:space="preserve"> </w:t>
      </w:r>
      <w:r w:rsidRPr="00176383">
        <w:rPr>
          <w:rFonts w:ascii="Arial" w:hAnsi="Arial" w:cs="Arial"/>
        </w:rPr>
        <w:t>صارف</w:t>
      </w:r>
      <w:r w:rsidRPr="00176383">
        <w:t xml:space="preserve"> </w:t>
      </w:r>
      <w:r w:rsidRPr="00176383">
        <w:rPr>
          <w:rFonts w:ascii="Arial" w:hAnsi="Arial" w:cs="Arial"/>
        </w:rPr>
        <w:t>دوست</w:t>
      </w:r>
      <w:r w:rsidRPr="00176383">
        <w:t xml:space="preserve"> </w:t>
      </w:r>
      <w:r w:rsidRPr="00176383">
        <w:rPr>
          <w:rFonts w:ascii="Arial" w:hAnsi="Arial" w:cs="Arial"/>
        </w:rPr>
        <w:t>خریداری</w:t>
      </w:r>
      <w:r w:rsidRPr="00176383">
        <w:t xml:space="preserve"> </w:t>
      </w:r>
      <w:r w:rsidRPr="00176383">
        <w:rPr>
          <w:rFonts w:ascii="Arial" w:hAnsi="Arial" w:cs="Arial"/>
        </w:rPr>
        <w:t>کا</w:t>
      </w:r>
      <w:r w:rsidRPr="00176383">
        <w:t xml:space="preserve"> </w:t>
      </w:r>
      <w:r w:rsidRPr="00176383">
        <w:rPr>
          <w:rFonts w:ascii="Arial" w:hAnsi="Arial" w:cs="Arial"/>
        </w:rPr>
        <w:t>تجربہ</w:t>
      </w:r>
      <w:r w:rsidRPr="00176383">
        <w:t xml:space="preserve"> </w:t>
      </w:r>
      <w:r w:rsidRPr="00176383">
        <w:rPr>
          <w:rFonts w:ascii="Arial" w:hAnsi="Arial" w:cs="Arial"/>
        </w:rPr>
        <w:t>فراہم</w:t>
      </w:r>
      <w:r w:rsidRPr="00176383">
        <w:t xml:space="preserve"> </w:t>
      </w:r>
      <w:r w:rsidRPr="00176383">
        <w:rPr>
          <w:rFonts w:ascii="Arial" w:hAnsi="Arial" w:cs="Arial"/>
        </w:rPr>
        <w:t>کرنا</w:t>
      </w:r>
      <w:r w:rsidRPr="00176383">
        <w:t xml:space="preserve"> </w:t>
      </w:r>
      <w:r w:rsidRPr="00176383">
        <w:rPr>
          <w:rFonts w:ascii="Arial" w:hAnsi="Arial" w:cs="Arial"/>
        </w:rPr>
        <w:t>ہے۔</w:t>
      </w:r>
    </w:p>
    <w:p w14:paraId="6205A209" w14:textId="399F630D" w:rsidR="00B776C5" w:rsidRDefault="00043EE5" w:rsidP="00B776C5">
      <w:pPr>
        <w:jc w:val="both"/>
      </w:pPr>
      <w:r>
        <w:rPr>
          <w:noProof/>
        </w:rPr>
        <mc:AlternateContent>
          <mc:Choice Requires="wps">
            <w:drawing>
              <wp:anchor distT="45720" distB="45720" distL="114300" distR="114300" simplePos="0" relativeHeight="251672576" behindDoc="0" locked="0" layoutInCell="1" allowOverlap="1" wp14:anchorId="657E2C53" wp14:editId="4335064F">
                <wp:simplePos x="0" y="0"/>
                <wp:positionH relativeFrom="column">
                  <wp:posOffset>3400425</wp:posOffset>
                </wp:positionH>
                <wp:positionV relativeFrom="paragraph">
                  <wp:posOffset>75565</wp:posOffset>
                </wp:positionV>
                <wp:extent cx="2333625" cy="2066925"/>
                <wp:effectExtent l="95250" t="38100" r="66675" b="1238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3625" cy="2066925"/>
                        </a:xfrm>
                        <a:prstGeom prst="rect">
                          <a:avLst/>
                        </a:prstGeom>
                        <a:noFill/>
                        <a:ln w="9525">
                          <a:solidFill>
                            <a:schemeClr val="tx1"/>
                          </a:solidFill>
                          <a:miter lim="800000"/>
                          <a:headEnd/>
                          <a:tailEnd/>
                        </a:ln>
                        <a:effectLst>
                          <a:outerShdw blurRad="50800" dist="38100" dir="8100000" algn="tr" rotWithShape="0">
                            <a:prstClr val="black">
                              <a:alpha val="40000"/>
                            </a:prstClr>
                          </a:outerShdw>
                        </a:effectLst>
                      </wps:spPr>
                      <wps:txbx>
                        <w:txbxContent>
                          <w:p w14:paraId="24F9341F" w14:textId="6E4FD326" w:rsidR="00043EE5" w:rsidRDefault="00043EE5">
                            <w:r>
                              <w:t>Video provides a powerful way to help you prove your point. When you click Online Video, you can paste in the embed code for the video you want to add. You can also type a keyword to search online for the video that best fits your document.</w:t>
                            </w:r>
                          </w:p>
                          <w:p w14:paraId="49E61479" w14:textId="77777777" w:rsidR="00043EE5" w:rsidRDefault="00043EE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7E2C53" id="Text Box 2" o:spid="_x0000_s1031" type="#_x0000_t202" style="position:absolute;left:0;text-align:left;margin-left:267.75pt;margin-top:5.95pt;width:183.75pt;height:162.7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" filled="f" strokecolor="black [3213]">
                <v:shadow on="t" color="black" opacity="26214f" origin=".5,-.5" offset="-.74836mm,.74836mm"/>
                <v:textbox>
                  <w:txbxContent>
                    <w:p w14:paraId="24F9341F" w14:textId="6E4FD326" w:rsidR="00043EE5" w:rsidRDefault="00043EE5">
                      <w:r>
                        <w:t>Video provides a powerful way to help you prove your point. When you click Online Video, you can paste in the embed code for the video you want to add. You can also type a keyword to search online for the video that best fits your document.</w:t>
                      </w:r>
                    </w:p>
                    <w:p w14:paraId="49E61479" w14:textId="77777777" w:rsidR="00043EE5" w:rsidRDefault="00043EE5"/>
                  </w:txbxContent>
                </v:textbox>
                <w10:wrap type="square"/>
              </v:shape>
            </w:pict>
          </mc:Fallback>
        </mc:AlternateContent>
      </w:r>
      <w:r w:rsidR="00065521">
        <w:t xml:space="preserve">In today's digital economy, </w:t>
      </w:r>
      <w:r w:rsidR="008B206D">
        <w:t>user</w:t>
      </w:r>
      <w:r w:rsidR="00065521">
        <w:t xml:space="preserve">s expect seamless online shopping experiences with fast navigation, secure payment processing, and reliable order fulfillment. This system addresses these requirements by integrating inventory management, </w:t>
      </w:r>
      <w:r w:rsidR="008B206D">
        <w:t>user</w:t>
      </w:r>
      <w:r w:rsidR="00065521">
        <w:t xml:space="preserve"> relationship management, order processing, payment gateways, and reporting functionalities into a centralized platform.</w:t>
      </w:r>
      <w:r w:rsidR="002B676E">
        <w:rPr>
          <w:rStyle w:val="FootnoteReference"/>
        </w:rPr>
        <w:footnoteReference w:id="2"/>
      </w:r>
    </w:p>
    <w:p w14:paraId="4A1FB372" w14:textId="2C6BDA91" w:rsidR="00043EE5" w:rsidRDefault="00043EE5" w:rsidP="00065521">
      <w:pPr>
        <w:jc w:val="both"/>
      </w:pPr>
    </w:p>
    <w:p w14:paraId="1E55F769" w14:textId="73E1025C" w:rsidR="00735EE7" w:rsidRDefault="00735EE7" w:rsidP="00E70253">
      <w:pPr>
        <w:pStyle w:val="Heading2"/>
      </w:pPr>
      <w:bookmarkStart w:id="8" w:name="_Toc234223243"/>
      <w:r>
        <w:lastRenderedPageBreak/>
        <w:t>Deep Analysis</w:t>
      </w:r>
      <w:bookmarkEnd w:id="8"/>
    </w:p>
    <w:p w14:paraId="66F0E9E1" w14:textId="0423DF1B" w:rsidR="00065521" w:rsidRDefault="00065521" w:rsidP="00065521">
      <w:pPr>
        <w:jc w:val="both"/>
      </w:pPr>
      <w:r>
        <w:t xml:space="preserve">The platform supports multiple user roles, including </w:t>
      </w:r>
      <w:r w:rsidR="00D976A2">
        <w:rPr>
          <w:rStyle w:val="FootnoteReference"/>
        </w:rPr>
        <w:footnoteReference w:id="3"/>
      </w:r>
      <w:r w:rsidR="008B206D">
        <w:t>user</w:t>
      </w:r>
      <w:r>
        <w:t>s, administrators, and vendors (optional), ensuring smooth business operations and effective management of online commerce activities.</w:t>
      </w:r>
      <w:r w:rsidR="00031F9D">
        <w:rPr>
          <w:rStyle w:val="FootnoteReference"/>
        </w:rPr>
        <w:footnoteReference w:id="4"/>
      </w:r>
    </w:p>
    <w:p w14:paraId="32F8636E" w14:textId="77777777" w:rsidR="00065521" w:rsidRDefault="00065521" w:rsidP="00065521">
      <w:pPr>
        <w:jc w:val="both"/>
      </w:pPr>
    </w:p>
    <w:p w14:paraId="6F62C806" w14:textId="52F3091A" w:rsidR="00065521" w:rsidRDefault="00065521" w:rsidP="00065521">
      <w:pPr>
        <w:pStyle w:val="Heading1"/>
      </w:pPr>
      <w:bookmarkStart w:id="9" w:name="_Toc234223244"/>
      <w:r>
        <w:t>2. Purpose of the System</w:t>
      </w:r>
      <w:bookmarkEnd w:id="9"/>
    </w:p>
    <w:p w14:paraId="17585063" w14:textId="2AFE9981" w:rsidR="00065521" w:rsidRDefault="00065521" w:rsidP="00065521">
      <w:pPr>
        <w:jc w:val="both"/>
      </w:pPr>
      <w:commentRangeStart w:id="10"/>
      <w:r>
        <w:t xml:space="preserve">The purpose of this E-Commerce platform is to digitize traditional retail operations and provide businesses with a centralized solution for managing products, </w:t>
      </w:r>
      <w:r w:rsidR="008B206D">
        <w:t>user</w:t>
      </w:r>
      <w:r>
        <w:t>s, orders, and payments.</w:t>
      </w:r>
      <w:commentRangeEnd w:id="10"/>
      <w:r w:rsidR="00184309">
        <w:rPr>
          <w:rStyle w:val="CommentReference"/>
        </w:rPr>
        <w:commentReference w:id="10"/>
      </w:r>
    </w:p>
    <w:p w14:paraId="4256F029" w14:textId="4802AEC2" w:rsidR="00065521" w:rsidRDefault="00065521" w:rsidP="00B87A33">
      <w:r>
        <w:t>The system aims to:</w:t>
      </w:r>
    </w:p>
    <w:p w14:paraId="1C483CE6" w14:textId="77777777" w:rsidR="00065521" w:rsidRDefault="00065521" w:rsidP="00065521">
      <w:pPr>
        <w:pStyle w:val="ListParagraph"/>
        <w:numPr>
          <w:ilvl w:val="0"/>
          <w:numId w:val="1"/>
        </w:numPr>
        <w:jc w:val="both"/>
      </w:pPr>
      <w:r>
        <w:t>Expand business reach beyond physical locations.</w:t>
      </w:r>
    </w:p>
    <w:p w14:paraId="1A54FB87" w14:textId="1C81E253" w:rsidR="00065521" w:rsidRDefault="00065521" w:rsidP="00065521">
      <w:pPr>
        <w:pStyle w:val="ListParagraph"/>
        <w:numPr>
          <w:ilvl w:val="0"/>
          <w:numId w:val="1"/>
        </w:numPr>
        <w:jc w:val="both"/>
      </w:pPr>
      <w:r>
        <w:t xml:space="preserve">Enable </w:t>
      </w:r>
      <w:r w:rsidR="008B206D">
        <w:t>user</w:t>
      </w:r>
      <w:r>
        <w:t>s to shop online 24/7.</w:t>
      </w:r>
    </w:p>
    <w:p w14:paraId="494237D1" w14:textId="77777777" w:rsidR="00065521" w:rsidRDefault="00065521" w:rsidP="00065521">
      <w:pPr>
        <w:pStyle w:val="ListParagraph"/>
        <w:numPr>
          <w:ilvl w:val="0"/>
          <w:numId w:val="1"/>
        </w:numPr>
        <w:jc w:val="both"/>
      </w:pPr>
      <w:r>
        <w:t>Automate inventory and order management processes.</w:t>
      </w:r>
    </w:p>
    <w:p w14:paraId="0C643B99" w14:textId="77777777" w:rsidR="00065521" w:rsidRDefault="00065521" w:rsidP="00065521">
      <w:pPr>
        <w:pStyle w:val="ListParagraph"/>
        <w:numPr>
          <w:ilvl w:val="0"/>
          <w:numId w:val="1"/>
        </w:numPr>
        <w:jc w:val="both"/>
      </w:pPr>
      <w:r>
        <w:t>Provide secure online payment facilities.</w:t>
      </w:r>
    </w:p>
    <w:p w14:paraId="7C4F1AEB" w14:textId="707C8494" w:rsidR="00065521" w:rsidRDefault="00065521" w:rsidP="00065521">
      <w:pPr>
        <w:pStyle w:val="ListParagraph"/>
        <w:numPr>
          <w:ilvl w:val="0"/>
          <w:numId w:val="1"/>
        </w:numPr>
        <w:jc w:val="both"/>
      </w:pPr>
      <w:r>
        <w:t xml:space="preserve">Improve </w:t>
      </w:r>
      <w:r w:rsidR="008B206D">
        <w:t>user</w:t>
      </w:r>
      <w:r>
        <w:t xml:space="preserve"> satisfaction through efficient order </w:t>
      </w:r>
      <w:r w:rsidR="00D96199">
        <w:t>tracking</w:t>
      </w:r>
      <w:r>
        <w:t xml:space="preserve"> and support.</w:t>
      </w:r>
    </w:p>
    <w:p w14:paraId="01C8AE5F" w14:textId="72ED7AA2" w:rsidR="00065521" w:rsidRDefault="00065521" w:rsidP="00065521">
      <w:pPr>
        <w:pStyle w:val="ListParagraph"/>
        <w:numPr>
          <w:ilvl w:val="0"/>
          <w:numId w:val="1"/>
        </w:numPr>
        <w:jc w:val="both"/>
      </w:pPr>
      <w:r>
        <w:t xml:space="preserve">Generate detailed </w:t>
      </w:r>
      <w:r w:rsidR="00D96199">
        <w:t>business</w:t>
      </w:r>
      <w:r>
        <w:t xml:space="preserve"> analytics and reports for decision-making.</w:t>
      </w:r>
      <w:r w:rsidR="00C870CB">
        <w:rPr>
          <w:rStyle w:val="EndnoteReference"/>
        </w:rPr>
        <w:endnoteReference w:id="1"/>
      </w:r>
    </w:p>
    <w:p w14:paraId="5944BA21" w14:textId="0E42E953" w:rsidR="00065521" w:rsidRDefault="00065521" w:rsidP="00065521">
      <w:pPr>
        <w:jc w:val="both"/>
      </w:pPr>
    </w:p>
    <w:p w14:paraId="56DD912B" w14:textId="155209D6" w:rsidR="00065521" w:rsidRDefault="00065521" w:rsidP="00065521">
      <w:pPr>
        <w:pStyle w:val="Heading1"/>
      </w:pPr>
      <w:bookmarkStart w:id="11" w:name="_Toc234223245"/>
      <w:r>
        <w:t>3. Scope of the Project</w:t>
      </w:r>
      <w:bookmarkEnd w:id="11"/>
    </w:p>
    <w:p w14:paraId="443528D0" w14:textId="0C52DA49" w:rsidR="00065521" w:rsidRDefault="00B87A33" w:rsidP="00065521">
      <w:pPr>
        <w:jc w:val="both"/>
      </w:pPr>
      <w:r>
        <w:rPr>
          <w:noProof/>
        </w:rPr>
        <mc:AlternateContent>
          <mc:Choice Requires="wps">
            <w:drawing>
              <wp:anchor distT="0" distB="0" distL="114300" distR="114300" simplePos="0" relativeHeight="251682816" behindDoc="0" locked="0" layoutInCell="1" allowOverlap="1" wp14:anchorId="618CD9E4" wp14:editId="6E773C03">
                <wp:simplePos x="0" y="0"/>
                <wp:positionH relativeFrom="column">
                  <wp:posOffset>3206750</wp:posOffset>
                </wp:positionH>
                <wp:positionV relativeFrom="paragraph">
                  <wp:posOffset>2890520</wp:posOffset>
                </wp:positionV>
                <wp:extent cx="2861310" cy="635"/>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2861310" cy="635"/>
                        </a:xfrm>
                        <a:prstGeom prst="rect">
                          <a:avLst/>
                        </a:prstGeom>
                        <a:solidFill>
                          <a:prstClr val="white"/>
                        </a:solidFill>
                        <a:ln>
                          <a:noFill/>
                        </a:ln>
                      </wps:spPr>
                      <wps:txbx>
                        <w:txbxContent>
                          <w:p w14:paraId="1E1DD8C3" w14:textId="66AB19F5" w:rsidR="00B87A33" w:rsidRPr="00B87A33" w:rsidRDefault="00B87A33" w:rsidP="00B87A33">
                            <w:pPr>
                              <w:pStyle w:val="Caption"/>
                              <w:jc w:val="center"/>
                              <w:rPr>
                                <w:noProof/>
                                <w:color w:val="000000" w:themeColor="text1"/>
                                <w:sz w:val="21"/>
                                <w:szCs w:val="21"/>
                              </w:rPr>
                            </w:pPr>
                            <w:bookmarkStart w:id="12" w:name="_Toc234223532"/>
                            <w:bookmarkStart w:id="13" w:name="_Toc234223599"/>
                            <w:r w:rsidRPr="00B87A33">
                              <w:rPr>
                                <w:color w:val="000000" w:themeColor="text1"/>
                              </w:rPr>
                              <w:t xml:space="preserve">Figure </w:t>
                            </w:r>
                            <w:r w:rsidRPr="00B87A33">
                              <w:rPr>
                                <w:color w:val="000000" w:themeColor="text1"/>
                              </w:rPr>
                              <w:fldChar w:fldCharType="begin"/>
                            </w:r>
                            <w:r w:rsidRPr="00B87A33">
                              <w:rPr>
                                <w:color w:val="000000" w:themeColor="text1"/>
                              </w:rPr>
                              <w:instrText xml:space="preserve"> SEQ Figure \* ARABIC </w:instrText>
                            </w:r>
                            <w:r w:rsidRPr="00B87A33">
                              <w:rPr>
                                <w:color w:val="000000" w:themeColor="text1"/>
                              </w:rPr>
                              <w:fldChar w:fldCharType="separate"/>
                            </w:r>
                            <w:r w:rsidR="002B676E">
                              <w:rPr>
                                <w:noProof/>
                                <w:color w:val="000000" w:themeColor="text1"/>
                              </w:rPr>
                              <w:t>2</w:t>
                            </w:r>
                            <w:r w:rsidRPr="00B87A33">
                              <w:rPr>
                                <w:color w:val="000000" w:themeColor="text1"/>
                              </w:rPr>
                              <w:fldChar w:fldCharType="end"/>
                            </w:r>
                            <w:r w:rsidRPr="00B87A33">
                              <w:rPr>
                                <w:color w:val="000000" w:themeColor="text1"/>
                              </w:rPr>
                              <w:t xml:space="preserve"> - Scope Of The Project</w:t>
                            </w:r>
                            <w:bookmarkEnd w:id="12"/>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8CD9E4" id="Text Box 18" o:spid="_x0000_s1032" type="#_x0000_t202" style="position:absolute;left:0;text-align:left;margin-left:252.5pt;margin-top:227.6pt;width:225.3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" stroked="f">
                <v:textbox style="mso-fit-shape-to-text:t" inset="0,0,0,0">
                  <w:txbxContent>
                    <w:p w14:paraId="1E1DD8C3" w14:textId="66AB19F5" w:rsidR="00B87A33" w:rsidRPr="00B87A33" w:rsidRDefault="00B87A33" w:rsidP="00B87A33">
                      <w:pPr>
                        <w:pStyle w:val="Caption"/>
                        <w:jc w:val="center"/>
                        <w:rPr>
                          <w:noProof/>
                          <w:color w:val="000000" w:themeColor="text1"/>
                          <w:sz w:val="21"/>
                          <w:szCs w:val="21"/>
                        </w:rPr>
                      </w:pPr>
                      <w:bookmarkStart w:id="14" w:name="_Toc234223532"/>
                      <w:bookmarkStart w:id="15" w:name="_Toc234223599"/>
                      <w:r w:rsidRPr="00B87A33">
                        <w:rPr>
                          <w:color w:val="000000" w:themeColor="text1"/>
                        </w:rPr>
                        <w:t xml:space="preserve">Figure </w:t>
                      </w:r>
                      <w:r w:rsidRPr="00B87A33">
                        <w:rPr>
                          <w:color w:val="000000" w:themeColor="text1"/>
                        </w:rPr>
                        <w:fldChar w:fldCharType="begin"/>
                      </w:r>
                      <w:r w:rsidRPr="00B87A33">
                        <w:rPr>
                          <w:color w:val="000000" w:themeColor="text1"/>
                        </w:rPr>
                        <w:instrText xml:space="preserve"> SEQ Figure \* ARABIC </w:instrText>
                      </w:r>
                      <w:r w:rsidRPr="00B87A33">
                        <w:rPr>
                          <w:color w:val="000000" w:themeColor="text1"/>
                        </w:rPr>
                        <w:fldChar w:fldCharType="separate"/>
                      </w:r>
                      <w:r w:rsidR="002B676E">
                        <w:rPr>
                          <w:noProof/>
                          <w:color w:val="000000" w:themeColor="text1"/>
                        </w:rPr>
                        <w:t>2</w:t>
                      </w:r>
                      <w:r w:rsidRPr="00B87A33">
                        <w:rPr>
                          <w:color w:val="000000" w:themeColor="text1"/>
                        </w:rPr>
                        <w:fldChar w:fldCharType="end"/>
                      </w:r>
                      <w:r w:rsidRPr="00B87A33">
                        <w:rPr>
                          <w:color w:val="000000" w:themeColor="text1"/>
                        </w:rPr>
                        <w:t xml:space="preserve"> - Scope Of The Project</w:t>
                      </w:r>
                      <w:bookmarkEnd w:id="14"/>
                      <w:bookmarkEnd w:id="15"/>
                    </w:p>
                  </w:txbxContent>
                </v:textbox>
                <w10:wrap type="square"/>
              </v:shape>
            </w:pict>
          </mc:Fallback>
        </mc:AlternateContent>
      </w:r>
      <w:r w:rsidR="002C2283">
        <w:rPr>
          <w:noProof/>
        </w:rPr>
        <mc:AlternateContent>
          <mc:Choice Requires="wpg">
            <w:drawing>
              <wp:anchor distT="0" distB="0" distL="114300" distR="114300" simplePos="0" relativeHeight="251665408" behindDoc="0" locked="0" layoutInCell="1" allowOverlap="1" wp14:anchorId="01D7D955" wp14:editId="2DC7ACBA">
                <wp:simplePos x="0" y="0"/>
                <wp:positionH relativeFrom="column">
                  <wp:posOffset>3545457</wp:posOffset>
                </wp:positionH>
                <wp:positionV relativeFrom="paragraph">
                  <wp:posOffset>310827</wp:posOffset>
                </wp:positionV>
                <wp:extent cx="2184699" cy="2861549"/>
                <wp:effectExtent l="4445" t="0" r="0" b="0"/>
                <wp:wrapSquare wrapText="bothSides"/>
                <wp:docPr id="15" name="Group 1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rot="16200000">
                          <a:off x="0" y="0"/>
                          <a:ext cx="2184699" cy="2861549"/>
                          <a:chOff x="0" y="0"/>
                          <a:chExt cx="2184699" cy="2861549"/>
                        </a:xfrm>
                      </wpg:grpSpPr>
                      <pic:pic xmlns:pic="http://schemas.openxmlformats.org/drawingml/2006/picture">
                        <pic:nvPicPr>
                          <pic:cNvPr id="2" name="Picture 2"/>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06930" cy="1186815"/>
                          </a:xfrm>
                          <a:prstGeom prst="rect">
                            <a:avLst/>
                          </a:prstGeom>
                          <a:noFill/>
                          <a:ln>
                            <a:noFill/>
                          </a:ln>
                        </pic:spPr>
                      </pic:pic>
                      <wpg:grpSp>
                        <wpg:cNvPr id="5" name="Group 5"/>
                        <wpg:cNvGrpSpPr/>
                        <wpg:grpSpPr>
                          <a:xfrm>
                            <a:off x="301924" y="1155939"/>
                            <a:ext cx="1882775" cy="1705610"/>
                            <a:chOff x="0" y="0"/>
                            <a:chExt cx="5731510" cy="5018416"/>
                          </a:xfrm>
                        </wpg:grpSpPr>
                        <pic:pic xmlns:pic="http://schemas.openxmlformats.org/drawingml/2006/picture">
                          <pic:nvPicPr>
                            <pic:cNvPr id="3" name="Picture 3"/>
                            <pic:cNvPicPr>
                              <a:picLocks noChangeAspect="1"/>
                            </pic:cNvPicPr>
                          </pic:nvPicPr>
                          <pic:blipFill>
                            <a:blip r:embed="rId16" cstate="print">
                              <a:extLst>
                                <a:ext uri="{28A0092B-C50C-407E-A947-70E740481C1C}">
                                  <a14:useLocalDpi xmlns:a14="http://schemas.microsoft.com/office/drawing/2010/main" val="0"/>
                                </a:ext>
                                <a:ext uri="{837473B0-CC2E-450A-ABE3-18F120FF3D39}">
                                  <a1611:picAttrSrcUrl xmlns:a1611="http://schemas.microsoft.com/office/drawing/2016/11/main" r:id="rId17"/>
                                </a:ext>
                              </a:extLst>
                            </a:blip>
                            <a:stretch>
                              <a:fillRect/>
                            </a:stretch>
                          </pic:blipFill>
                          <pic:spPr>
                            <a:xfrm>
                              <a:off x="0" y="0"/>
                              <a:ext cx="5731510" cy="4664075"/>
                            </a:xfrm>
                            <a:prstGeom prst="rect">
                              <a:avLst/>
                            </a:prstGeom>
                          </pic:spPr>
                        </pic:pic>
                        <wps:wsp>
                          <wps:cNvPr id="4" name="Text Box 4"/>
                          <wps:cNvSpPr txBox="1"/>
                          <wps:spPr>
                            <a:xfrm>
                              <a:off x="0" y="4663451"/>
                              <a:ext cx="5731510" cy="354965"/>
                            </a:xfrm>
                            <a:prstGeom prst="rect">
                              <a:avLst/>
                            </a:prstGeom>
                            <a:solidFill>
                              <a:prstClr val="white"/>
                            </a:solidFill>
                            <a:ln>
                              <a:noFill/>
                            </a:ln>
                          </wps:spPr>
                          <wps:txbx>
                            <w:txbxContent>
                              <w:p w14:paraId="6D4D1EF8" w14:textId="77777777" w:rsidR="00B84082" w:rsidRPr="00B84082" w:rsidRDefault="00000000" w:rsidP="00B84082">
                                <w:pPr>
                                  <w:rPr>
                                    <w:sz w:val="18"/>
                                    <w:szCs w:val="18"/>
                                  </w:rPr>
                                </w:pPr>
                                <w:hyperlink r:id="rId18" w:history="1">
                                  <w:r w:rsidR="00B84082" w:rsidRPr="00B84082">
                                    <w:rPr>
                                      <w:rStyle w:val="Hyperlink"/>
                                      <w:sz w:val="18"/>
                                      <w:szCs w:val="18"/>
                                    </w:rPr>
                                    <w:t>This Photo</w:t>
                                  </w:r>
                                </w:hyperlink>
                                <w:r w:rsidR="00B84082" w:rsidRPr="00B84082">
                                  <w:rPr>
                                    <w:sz w:val="18"/>
                                    <w:szCs w:val="18"/>
                                  </w:rPr>
                                  <w:t xml:space="preserve"> by Unknown Author is licensed under </w:t>
                                </w:r>
                                <w:hyperlink r:id="rId19" w:history="1">
                                  <w:r w:rsidR="00B84082" w:rsidRPr="00B84082">
                                    <w:rPr>
                                      <w:rStyle w:val="Hyperlink"/>
                                      <w:sz w:val="18"/>
                                      <w:szCs w:val="18"/>
                                    </w:rPr>
                                    <w:t>CC BY-SA-NC</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01D7D955" id="Group 15" o:spid="_x0000_s1033" alt="&quot;&quot;" style="position:absolute;left:0;text-align:left;margin-left:279.15pt;margin-top:24.45pt;width:172pt;height:225.3pt;rotation:-90;z-index:251665408" coordsize="21846,2861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34" type="#_x0000_t75" style="position:absolute;width:21069;height:11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">
                  <v:imagedata r:id="rId20" o:title=""/>
                </v:shape>
                <v:group id="Group 5" o:spid="_x0000_s1035" style="position:absolute;left:3019;top:11559;width:18827;height:17056" coordsize="57315,5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Picture 3" o:spid="_x0000_s1036" type="#_x0000_t75" style="position:absolute;width:57315;height:46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">
                    <v:imagedata r:id="rId21" o:title=""/>
                  </v:shape>
                  <v:shape id="Text Box 4" o:spid="_x0000_s1037" type="#_x0000_t202" style="position:absolute;top:46634;width:57315;height:3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" stroked="f">
                    <v:textbox>
                      <w:txbxContent>
                        <w:p w14:paraId="6D4D1EF8" w14:textId="77777777" w:rsidR="00B84082" w:rsidRPr="00B84082" w:rsidRDefault="00000000" w:rsidP="00B84082">
                          <w:pPr>
                            <w:rPr>
                              <w:sz w:val="18"/>
                              <w:szCs w:val="18"/>
                            </w:rPr>
                          </w:pPr>
                          <w:hyperlink r:id="rId22" w:history="1">
                            <w:r w:rsidR="00B84082" w:rsidRPr="00B84082">
                              <w:rPr>
                                <w:rStyle w:val="Hyperlink"/>
                                <w:sz w:val="18"/>
                                <w:szCs w:val="18"/>
                              </w:rPr>
                              <w:t>This Photo</w:t>
                            </w:r>
                          </w:hyperlink>
                          <w:r w:rsidR="00B84082" w:rsidRPr="00B84082">
                            <w:rPr>
                              <w:sz w:val="18"/>
                              <w:szCs w:val="18"/>
                            </w:rPr>
                            <w:t xml:space="preserve"> by Unknown Author is licensed under </w:t>
                          </w:r>
                          <w:hyperlink r:id="rId23" w:history="1">
                            <w:r w:rsidR="00B84082" w:rsidRPr="00B84082">
                              <w:rPr>
                                <w:rStyle w:val="Hyperlink"/>
                                <w:sz w:val="18"/>
                                <w:szCs w:val="18"/>
                              </w:rPr>
                              <w:t>CC BY-SA-NC</w:t>
                            </w:r>
                          </w:hyperlink>
                        </w:p>
                      </w:txbxContent>
                    </v:textbox>
                  </v:shape>
                </v:group>
                <w10:wrap type="square"/>
              </v:group>
            </w:pict>
          </mc:Fallback>
        </mc:AlternateContent>
      </w:r>
      <w:r w:rsidR="00065521">
        <w:t>The E-Commerce Web Platform covers the complete online shopping lifecycle, including:</w:t>
      </w:r>
      <w:r w:rsidR="00B84082" w:rsidRPr="00B84082">
        <w:t xml:space="preserve"> </w:t>
      </w:r>
    </w:p>
    <w:p w14:paraId="466B92B9" w14:textId="63A13E57" w:rsidR="00065521" w:rsidRDefault="008B206D" w:rsidP="00065521">
      <w:pPr>
        <w:pStyle w:val="Heading2"/>
      </w:pPr>
      <w:bookmarkStart w:id="16" w:name="_Toc234223246"/>
      <w:r>
        <w:t>User</w:t>
      </w:r>
      <w:r w:rsidR="00065521">
        <w:t xml:space="preserve"> Activities</w:t>
      </w:r>
      <w:bookmarkEnd w:id="16"/>
    </w:p>
    <w:p w14:paraId="27E890E9" w14:textId="77309EA9" w:rsidR="00065521" w:rsidRDefault="00065521" w:rsidP="00065521">
      <w:pPr>
        <w:pStyle w:val="ListParagraph"/>
        <w:numPr>
          <w:ilvl w:val="0"/>
          <w:numId w:val="2"/>
        </w:numPr>
        <w:jc w:val="both"/>
      </w:pPr>
      <w:r>
        <w:t>User registration and authentication</w:t>
      </w:r>
    </w:p>
    <w:p w14:paraId="200BFBFC" w14:textId="552F7216" w:rsidR="00065521" w:rsidRDefault="00065521" w:rsidP="00065521">
      <w:pPr>
        <w:pStyle w:val="ListParagraph"/>
        <w:numPr>
          <w:ilvl w:val="0"/>
          <w:numId w:val="2"/>
        </w:numPr>
        <w:jc w:val="both"/>
      </w:pPr>
      <w:r>
        <w:t>Product browsing and searching</w:t>
      </w:r>
    </w:p>
    <w:p w14:paraId="06CEB503" w14:textId="5DCF96FD" w:rsidR="00065521" w:rsidRDefault="00065521" w:rsidP="00065521">
      <w:pPr>
        <w:pStyle w:val="ListParagraph"/>
        <w:numPr>
          <w:ilvl w:val="0"/>
          <w:numId w:val="2"/>
        </w:numPr>
        <w:jc w:val="both"/>
      </w:pPr>
      <w:r>
        <w:t>Shopping cart management</w:t>
      </w:r>
    </w:p>
    <w:p w14:paraId="4302EBFD" w14:textId="352DD470" w:rsidR="00065521" w:rsidRDefault="00065521" w:rsidP="00065521">
      <w:pPr>
        <w:pStyle w:val="ListParagraph"/>
        <w:numPr>
          <w:ilvl w:val="0"/>
          <w:numId w:val="2"/>
        </w:numPr>
        <w:jc w:val="both"/>
      </w:pPr>
      <w:r>
        <w:t>Online order placement</w:t>
      </w:r>
    </w:p>
    <w:p w14:paraId="62240FB7" w14:textId="77777777" w:rsidR="00065521" w:rsidRDefault="00065521" w:rsidP="00065521">
      <w:pPr>
        <w:pStyle w:val="ListParagraph"/>
        <w:numPr>
          <w:ilvl w:val="0"/>
          <w:numId w:val="2"/>
        </w:numPr>
        <w:jc w:val="both"/>
      </w:pPr>
      <w:r>
        <w:t>Payment processing</w:t>
      </w:r>
    </w:p>
    <w:p w14:paraId="1C7BD246" w14:textId="77777777" w:rsidR="00065521" w:rsidRDefault="00065521" w:rsidP="00065521">
      <w:pPr>
        <w:pStyle w:val="ListParagraph"/>
        <w:numPr>
          <w:ilvl w:val="0"/>
          <w:numId w:val="2"/>
        </w:numPr>
        <w:jc w:val="both"/>
      </w:pPr>
      <w:r>
        <w:t>Order tracking</w:t>
      </w:r>
    </w:p>
    <w:p w14:paraId="1C3E7EA9" w14:textId="27081F6A" w:rsidR="00176383" w:rsidDel="00176383" w:rsidRDefault="00065521" w:rsidP="00176383">
      <w:pPr>
        <w:pStyle w:val="ListParagraph"/>
        <w:numPr>
          <w:ilvl w:val="0"/>
          <w:numId w:val="2"/>
        </w:numPr>
        <w:jc w:val="both"/>
        <w:rPr>
          <w:del w:id="17" w:author="student" w:date="2026-07-08T10:06:00Z"/>
        </w:rPr>
      </w:pPr>
      <w:r>
        <w:t>Product reviews and rating</w:t>
      </w:r>
    </w:p>
    <w:p w14:paraId="5A9055D9" w14:textId="77777777" w:rsidR="00065521" w:rsidRDefault="00065521" w:rsidP="00065521">
      <w:pPr>
        <w:pStyle w:val="Heading2"/>
      </w:pPr>
      <w:bookmarkStart w:id="18" w:name="_Toc234223247"/>
      <w:r>
        <w:t>Administrative Activities</w:t>
      </w:r>
      <w:bookmarkEnd w:id="18"/>
    </w:p>
    <w:p w14:paraId="6E3A3DB8" w14:textId="77777777" w:rsidR="00065521" w:rsidRDefault="00065521" w:rsidP="00065521">
      <w:pPr>
        <w:pStyle w:val="ListParagraph"/>
        <w:numPr>
          <w:ilvl w:val="0"/>
          <w:numId w:val="3"/>
        </w:numPr>
        <w:jc w:val="both"/>
      </w:pPr>
      <w:r>
        <w:t>Product management</w:t>
      </w:r>
    </w:p>
    <w:p w14:paraId="4B5EBE85" w14:textId="77777777" w:rsidR="00065521" w:rsidRDefault="00065521" w:rsidP="00065521">
      <w:pPr>
        <w:pStyle w:val="ListParagraph"/>
        <w:numPr>
          <w:ilvl w:val="0"/>
          <w:numId w:val="3"/>
        </w:numPr>
        <w:jc w:val="both"/>
      </w:pPr>
      <w:r>
        <w:t>Inventory management</w:t>
      </w:r>
    </w:p>
    <w:p w14:paraId="0CBFC5C4" w14:textId="29F73067" w:rsidR="00065521" w:rsidRDefault="008B206D" w:rsidP="00065521">
      <w:pPr>
        <w:pStyle w:val="ListParagraph"/>
        <w:numPr>
          <w:ilvl w:val="0"/>
          <w:numId w:val="3"/>
        </w:numPr>
        <w:jc w:val="both"/>
      </w:pPr>
      <w:r>
        <w:t>User</w:t>
      </w:r>
      <w:r w:rsidR="00065521">
        <w:t xml:space="preserve"> management</w:t>
      </w:r>
      <w:r w:rsidR="00605F46">
        <w:rPr>
          <w:rStyle w:val="FootnoteReference"/>
        </w:rPr>
        <w:footnoteReference w:id="5"/>
      </w:r>
    </w:p>
    <w:p w14:paraId="3412B4B0" w14:textId="77777777" w:rsidR="00065521" w:rsidRDefault="00065521" w:rsidP="00065521">
      <w:pPr>
        <w:pStyle w:val="ListParagraph"/>
        <w:numPr>
          <w:ilvl w:val="0"/>
          <w:numId w:val="3"/>
        </w:numPr>
        <w:jc w:val="both"/>
      </w:pPr>
      <w:r>
        <w:t>Order processing</w:t>
      </w:r>
    </w:p>
    <w:p w14:paraId="4CAA9E86" w14:textId="77777777" w:rsidR="00065521" w:rsidRDefault="00065521" w:rsidP="00065521">
      <w:pPr>
        <w:pStyle w:val="ListParagraph"/>
        <w:numPr>
          <w:ilvl w:val="0"/>
          <w:numId w:val="3"/>
        </w:numPr>
        <w:jc w:val="both"/>
      </w:pPr>
      <w:r>
        <w:t>Sales reporting</w:t>
      </w:r>
    </w:p>
    <w:p w14:paraId="48906BAC" w14:textId="77777777" w:rsidR="00065521" w:rsidRDefault="00065521" w:rsidP="00065521">
      <w:pPr>
        <w:pStyle w:val="ListParagraph"/>
        <w:numPr>
          <w:ilvl w:val="0"/>
          <w:numId w:val="3"/>
        </w:numPr>
        <w:jc w:val="both"/>
      </w:pPr>
      <w:r>
        <w:lastRenderedPageBreak/>
        <w:t>Discount and promotional campaign management</w:t>
      </w:r>
    </w:p>
    <w:p w14:paraId="677F7C06" w14:textId="1CF19A73" w:rsidR="00065521" w:rsidRDefault="00065521" w:rsidP="0012233D">
      <w:pPr>
        <w:pStyle w:val="Heading2"/>
        <w:tabs>
          <w:tab w:val="left" w:pos="8085"/>
        </w:tabs>
      </w:pPr>
      <w:bookmarkStart w:id="19" w:name="_Toc234223248"/>
      <w:r>
        <w:t>Vendor Activities (Optional)</w:t>
      </w:r>
      <w:bookmarkEnd w:id="19"/>
      <w:r w:rsidR="0012233D">
        <w:tab/>
      </w:r>
    </w:p>
    <w:p w14:paraId="25876E4B" w14:textId="26B6F8F9" w:rsidR="004A6548" w:rsidRDefault="004A6548" w:rsidP="004A6548">
      <w:pPr>
        <w:jc w:val="both"/>
      </w:pPr>
      <w:r>
        <w:rPr>
          <w:noProof/>
        </w:rPr>
        <w:drawing>
          <wp:inline distT="0" distB="0" distL="0" distR="0" wp14:anchorId="547A2D9D" wp14:editId="603A229A">
            <wp:extent cx="5813425" cy="812042"/>
            <wp:effectExtent l="0" t="0" r="0" b="0"/>
            <wp:docPr id="11" name="Diagram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0147E08F" w14:textId="58F21632" w:rsidR="00065521" w:rsidRDefault="00130C66" w:rsidP="00355440">
      <w:r>
        <w:br w:type="page"/>
      </w:r>
      <w:r w:rsidR="00065521">
        <w:lastRenderedPageBreak/>
        <w:t>The system can be deployed for various industries such as:</w:t>
      </w:r>
    </w:p>
    <w:p w14:paraId="398E4064" w14:textId="77777777" w:rsidR="00065521" w:rsidRDefault="00065521" w:rsidP="00065521">
      <w:pPr>
        <w:pStyle w:val="ListParagraph"/>
        <w:numPr>
          <w:ilvl w:val="0"/>
          <w:numId w:val="5"/>
        </w:numPr>
        <w:jc w:val="both"/>
      </w:pPr>
      <w:r>
        <w:t>Fashion and Apparel</w:t>
      </w:r>
    </w:p>
    <w:p w14:paraId="214918A4" w14:textId="77777777" w:rsidR="00065521" w:rsidRDefault="00065521" w:rsidP="00065521">
      <w:pPr>
        <w:pStyle w:val="ListParagraph"/>
        <w:numPr>
          <w:ilvl w:val="0"/>
          <w:numId w:val="5"/>
        </w:numPr>
        <w:jc w:val="both"/>
      </w:pPr>
      <w:r>
        <w:t>Electronics</w:t>
      </w:r>
    </w:p>
    <w:p w14:paraId="0C431D07" w14:textId="77777777" w:rsidR="00065521" w:rsidRDefault="00065521" w:rsidP="00065521">
      <w:pPr>
        <w:pStyle w:val="ListParagraph"/>
        <w:numPr>
          <w:ilvl w:val="0"/>
          <w:numId w:val="5"/>
        </w:numPr>
        <w:jc w:val="both"/>
      </w:pPr>
      <w:r>
        <w:t>Home and Furniture</w:t>
      </w:r>
    </w:p>
    <w:p w14:paraId="05BD5A08" w14:textId="77777777" w:rsidR="00065521" w:rsidRDefault="00065521" w:rsidP="00065521">
      <w:pPr>
        <w:pStyle w:val="ListParagraph"/>
        <w:numPr>
          <w:ilvl w:val="0"/>
          <w:numId w:val="5"/>
        </w:numPr>
        <w:jc w:val="both"/>
      </w:pPr>
      <w:r>
        <w:t>Beauty Products</w:t>
      </w:r>
    </w:p>
    <w:p w14:paraId="4C339921" w14:textId="77777777" w:rsidR="00065521" w:rsidRDefault="00065521" w:rsidP="00065521">
      <w:pPr>
        <w:pStyle w:val="ListParagraph"/>
        <w:numPr>
          <w:ilvl w:val="0"/>
          <w:numId w:val="5"/>
        </w:numPr>
        <w:jc w:val="both"/>
      </w:pPr>
      <w:r>
        <w:t>Grocery Stores</w:t>
      </w:r>
    </w:p>
    <w:p w14:paraId="728677FA" w14:textId="77777777" w:rsidR="00065521" w:rsidRDefault="00065521" w:rsidP="00065521">
      <w:pPr>
        <w:pStyle w:val="ListParagraph"/>
        <w:numPr>
          <w:ilvl w:val="0"/>
          <w:numId w:val="5"/>
        </w:numPr>
        <w:jc w:val="both"/>
      </w:pPr>
      <w:r>
        <w:t>Pharmaceutical Products</w:t>
      </w:r>
    </w:p>
    <w:p w14:paraId="2BB5AEBA" w14:textId="13B3CB05" w:rsidR="00065521" w:rsidRDefault="001333F4" w:rsidP="00065521">
      <w:pPr>
        <w:pStyle w:val="ListParagraph"/>
        <w:numPr>
          <w:ilvl w:val="0"/>
          <w:numId w:val="5"/>
        </w:numPr>
        <w:jc w:val="both"/>
      </w:pPr>
      <w:r>
        <w:rPr>
          <w:noProof/>
        </w:rPr>
        <mc:AlternateContent>
          <mc:Choice Requires="wps">
            <w:drawing>
              <wp:anchor distT="0" distB="0" distL="114300" distR="114300" simplePos="0" relativeHeight="251670528" behindDoc="0" locked="0" layoutInCell="1" allowOverlap="1" wp14:anchorId="62F7C90F" wp14:editId="314E4F47">
                <wp:simplePos x="0" y="0"/>
                <wp:positionH relativeFrom="column">
                  <wp:posOffset>4647063</wp:posOffset>
                </wp:positionH>
                <wp:positionV relativeFrom="paragraph">
                  <wp:posOffset>219530</wp:posOffset>
                </wp:positionV>
                <wp:extent cx="402590" cy="723265"/>
                <wp:effectExtent l="19050" t="0" r="16510" b="38735"/>
                <wp:wrapNone/>
                <wp:docPr id="12" name="Arrow: Down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02590" cy="723265"/>
                        </a:xfrm>
                        <a:prstGeom prst="downArrow">
                          <a:avLst>
                            <a:gd name="adj1" fmla="val 72880"/>
                            <a:gd name="adj2" fmla="val 51695"/>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AD0052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2" o:spid="_x0000_s1026" type="#_x0000_t67" alt="&quot;&quot;" style="position:absolute;margin-left:365.9pt;margin-top:17.3pt;width:31.7pt;height:56.9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" adj="15385,2929" fillcolor="#156082 [3204]" strokecolor="#030e13 [484]" strokeweight="1pt"/>
            </w:pict>
          </mc:Fallback>
        </mc:AlternateContent>
      </w:r>
      <w:r w:rsidR="00065521">
        <w:t>Multi-Vendor Marketplaces</w:t>
      </w:r>
    </w:p>
    <w:p w14:paraId="27CDDFE9" w14:textId="5654F124" w:rsidR="00065521" w:rsidRDefault="00065521" w:rsidP="00065521">
      <w:pPr>
        <w:jc w:val="both"/>
      </w:pPr>
    </w:p>
    <w:p w14:paraId="73FCE79D" w14:textId="4345621C" w:rsidR="00065521" w:rsidRDefault="00783BE7" w:rsidP="00065521">
      <w:pPr>
        <w:pStyle w:val="Heading1"/>
      </w:pPr>
      <w:bookmarkStart w:id="20" w:name="_Toc234223249"/>
      <w:r>
        <w:rPr>
          <w:noProof/>
        </w:rPr>
        <mc:AlternateContent>
          <mc:Choice Requires="wps">
            <w:drawing>
              <wp:anchor distT="0" distB="0" distL="114300" distR="114300" simplePos="0" relativeHeight="251666432" behindDoc="0" locked="0" layoutInCell="1" allowOverlap="1" wp14:anchorId="2F86F448" wp14:editId="055E6421">
                <wp:simplePos x="0" y="0"/>
                <wp:positionH relativeFrom="column">
                  <wp:posOffset>3622675</wp:posOffset>
                </wp:positionH>
                <wp:positionV relativeFrom="paragraph">
                  <wp:posOffset>381000</wp:posOffset>
                </wp:positionV>
                <wp:extent cx="2129155" cy="1186815"/>
                <wp:effectExtent l="0" t="304800" r="99695" b="222885"/>
                <wp:wrapSquare wrapText="bothSides"/>
                <wp:docPr id="6" name="Rectangle 6"/>
                <wp:cNvGraphicFramePr/>
                <a:graphic xmlns:a="http://schemas.openxmlformats.org/drawingml/2006/main">
                  <a:graphicData uri="http://schemas.microsoft.com/office/word/2010/wordprocessingShape">
                    <wps:wsp>
                      <wps:cNvSpPr/>
                      <wps:spPr>
                        <a:xfrm>
                          <a:off x="0" y="0"/>
                          <a:ext cx="2129155" cy="1186815"/>
                        </a:xfrm>
                        <a:prstGeom prst="rect">
                          <a:avLst/>
                        </a:prstGeom>
                        <a:ln>
                          <a:noFill/>
                        </a:ln>
                        <a:effectLst>
                          <a:outerShdw blurRad="184150" dist="241300" dir="11520000" sx="110000" sy="110000" algn="ctr">
                            <a:srgbClr val="000000">
                              <a:alpha val="18000"/>
                            </a:srgbClr>
                          </a:outerShdw>
                        </a:effectLst>
                        <a:scene3d>
                          <a:camera prst="perspectiveFront" fov="5100000">
                            <a:rot lat="0" lon="2100000" rev="0"/>
                          </a:camera>
                          <a:lightRig rig="flood" dir="t">
                            <a:rot lat="0" lon="0" rev="13800000"/>
                          </a:lightRig>
                        </a:scene3d>
                        <a:sp3d extrusionH="107950" prstMaterial="plastic">
                          <a:bevelT w="82550" h="63500" prst="divot"/>
                          <a:bevelB/>
                        </a:sp3d>
                      </wps:spPr>
                      <wps:style>
                        <a:lnRef idx="0">
                          <a:schemeClr val="accent1"/>
                        </a:lnRef>
                        <a:fillRef idx="3">
                          <a:schemeClr val="accent1"/>
                        </a:fillRef>
                        <a:effectRef idx="3">
                          <a:schemeClr val="accent1"/>
                        </a:effectRef>
                        <a:fontRef idx="minor">
                          <a:schemeClr val="lt1"/>
                        </a:fontRef>
                      </wps:style>
                      <wps:txbx>
                        <w:txbxContent>
                          <w:p w14:paraId="4AA89454" w14:textId="33FF5D76" w:rsidR="00B84082" w:rsidRDefault="00B84082" w:rsidP="00B84082">
                            <w:pPr>
                              <w:spacing w:after="0" w:line="240" w:lineRule="auto"/>
                              <w:jc w:val="center"/>
                            </w:pPr>
                            <w:r>
                              <w:t>NOTE</w:t>
                            </w:r>
                          </w:p>
                          <w:p w14:paraId="37512FB3" w14:textId="5D7E4C00" w:rsidR="00B84082" w:rsidRDefault="00B84082" w:rsidP="00B84082">
                            <w:pPr>
                              <w:spacing w:after="0" w:line="240" w:lineRule="auto"/>
                              <w:jc w:val="center"/>
                            </w:pPr>
                            <w:r>
                              <w:t>Video provides a powerful way to help you prove your point. When you click Online Video,</w:t>
                            </w:r>
                          </w:p>
                          <w:p w14:paraId="6B8FBE89" w14:textId="77777777" w:rsidR="00B84082" w:rsidRDefault="00B84082" w:rsidP="00B84082">
                            <w:pPr>
                              <w:spacing w:after="0" w:line="24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F86F448" id="Rectangle 6" o:spid="_x0000_s1038" style="position:absolute;margin-left:285.25pt;margin-top:30pt;width:167.65pt;height:93.4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" fillcolor="#186d95 [3028]" stroked="f">
                <v:fill color2="#145e80 [3172]" rotate="t" colors="0 #497491;.5 #106287;1 #08587c" focus="100%" type="gradient">
                  <o:fill v:ext="view" type="gradientUnscaled"/>
                </v:fill>
                <v:shadow on="t" type="perspective" color="black" opacity="11796f" offset="-6.55631mm,-1.39358mm" matrix="72090f,,,72090f"/>
                <o:extrusion v:ext="view" rotationangle=",35" viewpoint="0,0" viewpointorigin="0,0" skewangle="45" skewamt="0" type="perspective"/>
                <v:textbox>
                  <w:txbxContent>
                    <w:p w14:paraId="4AA89454" w14:textId="33FF5D76" w:rsidR="00B84082" w:rsidRDefault="00B84082" w:rsidP="00B84082">
                      <w:pPr>
                        <w:spacing w:after="0" w:line="240" w:lineRule="auto"/>
                        <w:jc w:val="center"/>
                      </w:pPr>
                      <w:r>
                        <w:t>NOTE</w:t>
                      </w:r>
                    </w:p>
                    <w:p w14:paraId="37512FB3" w14:textId="5D7E4C00" w:rsidR="00B84082" w:rsidRDefault="00B84082" w:rsidP="00B84082">
                      <w:pPr>
                        <w:spacing w:after="0" w:line="240" w:lineRule="auto"/>
                        <w:jc w:val="center"/>
                      </w:pPr>
                      <w:r>
                        <w:t>Video provides a powerful way to help you prove your point. When you click Online Video,</w:t>
                      </w:r>
                    </w:p>
                    <w:p w14:paraId="6B8FBE89" w14:textId="77777777" w:rsidR="00B84082" w:rsidRDefault="00B84082" w:rsidP="00B84082">
                      <w:pPr>
                        <w:spacing w:after="0" w:line="240" w:lineRule="auto"/>
                        <w:jc w:val="center"/>
                      </w:pPr>
                    </w:p>
                  </w:txbxContent>
                </v:textbox>
                <w10:wrap type="square"/>
              </v:rect>
            </w:pict>
          </mc:Fallback>
        </mc:AlternateContent>
      </w:r>
      <w:r w:rsidR="00065521">
        <w:t>4. Business Problem Statement</w:t>
      </w:r>
      <w:bookmarkEnd w:id="20"/>
    </w:p>
    <w:p w14:paraId="1DB81B4F" w14:textId="0728CCCC" w:rsidR="00065521" w:rsidRDefault="00CB7BE7" w:rsidP="00065521">
      <w:pPr>
        <w:jc w:val="both"/>
      </w:pPr>
      <w:commentRangeStart w:id="21"/>
      <w:r>
        <w:rPr>
          <w:noProof/>
        </w:rPr>
        <w:drawing>
          <wp:anchor distT="0" distB="0" distL="114300" distR="114300" simplePos="0" relativeHeight="251667456" behindDoc="0" locked="0" layoutInCell="1" allowOverlap="1" wp14:anchorId="1A7874BE" wp14:editId="2521A888">
            <wp:simplePos x="0" y="0"/>
            <wp:positionH relativeFrom="column">
              <wp:posOffset>1193914</wp:posOffset>
            </wp:positionH>
            <wp:positionV relativeFrom="paragraph">
              <wp:posOffset>648335</wp:posOffset>
            </wp:positionV>
            <wp:extent cx="197485" cy="197485"/>
            <wp:effectExtent l="0" t="0" r="0" b="0"/>
            <wp:wrapSquare wrapText="bothSides"/>
            <wp:docPr id="7" name="Graphic 7" descr="Ban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descr="Bank with solid fill"/>
                    <pic:cNvPicPr/>
                  </pic:nvPicPr>
                  <pic:blipFill>
                    <a:blip r:embed="rId29">
                      <a:extLst>
                        <a:ext uri="{96DAC541-7B7A-43D3-8B79-37D633B846F1}">
                          <asvg:svgBlip xmlns:asvg="http://schemas.microsoft.com/office/drawing/2016/SVG/main" r:embed="rId30"/>
                        </a:ext>
                      </a:extLst>
                    </a:blip>
                    <a:stretch>
                      <a:fillRect/>
                    </a:stretch>
                  </pic:blipFill>
                  <pic:spPr>
                    <a:xfrm>
                      <a:off x="0" y="0"/>
                      <a:ext cx="197485" cy="197485"/>
                    </a:xfrm>
                    <a:prstGeom prst="rect">
                      <a:avLst/>
                    </a:prstGeom>
                  </pic:spPr>
                </pic:pic>
              </a:graphicData>
            </a:graphic>
            <wp14:sizeRelH relativeFrom="page">
              <wp14:pctWidth>0</wp14:pctWidth>
            </wp14:sizeRelH>
            <wp14:sizeRelV relativeFrom="page">
              <wp14:pctHeight>0</wp14:pctHeight>
            </wp14:sizeRelV>
          </wp:anchor>
        </w:drawing>
      </w:r>
      <w:r w:rsidR="00065521">
        <w:t>Traditional retail businesses often face challenges such as limited geographical reach, manual inventory management, lack of real-time reporting, and restricted operating hours.</w:t>
      </w:r>
      <w:commentRangeEnd w:id="21"/>
      <w:r w:rsidR="00F31EE5">
        <w:rPr>
          <w:rStyle w:val="CommentReference"/>
        </w:rPr>
        <w:commentReference w:id="21"/>
      </w:r>
    </w:p>
    <w:p w14:paraId="7DC22758" w14:textId="033C2A9F" w:rsidR="00065521" w:rsidRDefault="008B206D" w:rsidP="00065521">
      <w:pPr>
        <w:jc w:val="both"/>
      </w:pPr>
      <w:r>
        <w:t>User</w:t>
      </w:r>
      <w:r w:rsidR="00065521">
        <w:t>s may experience inconvenience due to:</w:t>
      </w:r>
    </w:p>
    <w:p w14:paraId="1C6C582D" w14:textId="77777777" w:rsidR="00065521" w:rsidRDefault="00065521" w:rsidP="00065521">
      <w:pPr>
        <w:pStyle w:val="ListParagraph"/>
        <w:numPr>
          <w:ilvl w:val="0"/>
          <w:numId w:val="6"/>
        </w:numPr>
        <w:jc w:val="both"/>
      </w:pPr>
      <w:r>
        <w:t>Long queues</w:t>
      </w:r>
    </w:p>
    <w:p w14:paraId="037F7DE8" w14:textId="77777777" w:rsidR="00065521" w:rsidRDefault="00065521" w:rsidP="00065521">
      <w:pPr>
        <w:pStyle w:val="ListParagraph"/>
        <w:numPr>
          <w:ilvl w:val="0"/>
          <w:numId w:val="6"/>
        </w:numPr>
        <w:jc w:val="both"/>
      </w:pPr>
      <w:r>
        <w:t>Limited product availability</w:t>
      </w:r>
    </w:p>
    <w:p w14:paraId="4D0DF2AA" w14:textId="77777777" w:rsidR="00065521" w:rsidRDefault="00065521" w:rsidP="00065521">
      <w:pPr>
        <w:pStyle w:val="ListParagraph"/>
        <w:numPr>
          <w:ilvl w:val="0"/>
          <w:numId w:val="6"/>
        </w:numPr>
        <w:jc w:val="both"/>
      </w:pPr>
      <w:r>
        <w:t>Inability to compare products easily</w:t>
      </w:r>
    </w:p>
    <w:p w14:paraId="03241B11" w14:textId="71C68B0A" w:rsidR="00065521" w:rsidRDefault="00065521" w:rsidP="00065521">
      <w:pPr>
        <w:pStyle w:val="ListParagraph"/>
        <w:numPr>
          <w:ilvl w:val="0"/>
          <w:numId w:val="6"/>
        </w:numPr>
        <w:jc w:val="both"/>
      </w:pPr>
      <w:r>
        <w:t>Restricted shopping hours</w:t>
      </w:r>
      <w:r w:rsidR="00355440">
        <w:rPr>
          <w:rStyle w:val="EndnoteReference"/>
        </w:rPr>
        <w:endnoteReference w:id="2"/>
      </w:r>
    </w:p>
    <w:p w14:paraId="4BCE58E2" w14:textId="6422F867" w:rsidR="00751964" w:rsidRPr="00C57158" w:rsidRDefault="00000000" w:rsidP="00751964">
      <w:pPr>
        <w:jc w:val="both"/>
      </w:pPr>
      <m:oMathPara>
        <m:oMathParaPr>
          <m:jc m:val="left"/>
        </m:oMathParaPr>
        <m:oMath>
          <m:f>
            <m:fPr>
              <m:ctrlPr>
                <w:rPr>
                  <w:rFonts w:ascii="Cambria Math" w:hAnsi="Cambria Math"/>
                  <w:i/>
                </w:rPr>
              </m:ctrlPr>
            </m:fPr>
            <m:num>
              <m:r>
                <w:rPr>
                  <w:rFonts w:ascii="Cambria Math" w:hAnsi="Cambria Math"/>
                </w:rPr>
                <m:t>-2±</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-43c</m:t>
                  </m:r>
                </m:e>
              </m:rad>
            </m:num>
            <m:den>
              <m:r>
                <w:rPr>
                  <w:rFonts w:ascii="Cambria Math" w:hAnsi="Cambria Math"/>
                </w:rPr>
                <m:t>23</m:t>
              </m:r>
            </m:den>
          </m:f>
        </m:oMath>
      </m:oMathPara>
    </w:p>
    <w:p w14:paraId="4701296B" w14:textId="6DE9A18A" w:rsidR="00C57158" w:rsidRPr="00751964" w:rsidRDefault="00C57158" w:rsidP="00751964">
      <w:pPr>
        <w:jc w:val="both"/>
      </w:pPr>
      <m:oMathPara>
        <m:oMathParaPr>
          <m:jc m:val="left"/>
        </m:oMathParaPr>
        <m:oMath>
          <m:r>
            <w:rPr>
              <w:rFonts w:ascii="Cambria Math" w:hAnsi="Cambria Math"/>
            </w:rPr>
            <m:t xml:space="preserve">x+ </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26A622A2" w14:textId="20CEFEE9" w:rsidR="004B0CC2" w:rsidRDefault="00065521" w:rsidP="00065521">
      <w:pPr>
        <w:jc w:val="both"/>
      </w:pPr>
      <w:r>
        <w:t>The proposed E-Commerce platform eliminates these issues by offering a centralized digital shopping experience accessible from any internet-enabled device.</w:t>
      </w:r>
    </w:p>
    <w:p w14:paraId="35381BCA" w14:textId="448EE06F" w:rsidR="00B365DF" w:rsidRDefault="00B365DF" w:rsidP="00065521">
      <w:pPr>
        <w:jc w:val="both"/>
      </w:pPr>
      <w:r>
        <w:t>29 June 2026</w:t>
      </w:r>
    </w:p>
    <w:p w14:paraId="71E4D42C" w14:textId="2D81A8E6" w:rsidR="00751964" w:rsidRDefault="00751964" w:rsidP="00065521">
      <w:pPr>
        <w:jc w:val="both"/>
      </w:pPr>
      <w:r>
        <w:t>Monday, 29 June 2026</w:t>
      </w:r>
    </w:p>
    <w:p w14:paraId="35077FB6" w14:textId="77777777" w:rsidR="002B676E" w:rsidRDefault="009A5945" w:rsidP="002B676E">
      <w:pPr>
        <w:keepNext/>
        <w:jc w:val="both"/>
      </w:pPr>
      <w:r>
        <w:rPr>
          <w:noProof/>
        </w:rPr>
        <w:lastRenderedPageBreak/>
        <w:drawing>
          <wp:inline distT="0" distB="0" distL="0" distR="0" wp14:anchorId="1A3D8744" wp14:editId="5F70986E">
            <wp:extent cx="4572000" cy="3429000"/>
            <wp:effectExtent l="0" t="0" r="0" b="0"/>
            <wp:docPr id="17" name="Video 17" descr="Introduction to Programming and Computer Science - Full Course">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Video 17" descr="Introduction to Programming and Computer Science - Full Course">
                      <a:hlinkClick r:id="rId31"/>
                    </pic:cNvPr>
                    <pic:cNvPicPr/>
                  </pic:nvPicPr>
                  <pic:blipFill>
                    <a:blip r:embed="rId32">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zOjov-2OZ0E?feature=oembed&quot; frameborder=&quot;0&quot; allow=&quot;accelerometer; autoplay; clipboard-write; encrypted-media; gyroscope; picture-in-picture; web-share&quot; referrerpolicy=&quot;strict-origin-when-cross-origin&quot; allowfullscreen=&quot;&quot; title=&quot;Introduction to Programming and Computer Science - Full Course&quot; sandbox=&quot;allow-scripts allow-same-origin allow-popups&quot;&gt;&lt;/iframe&gt;" h="113" w="200"/>
                        </a:ext>
                      </a:extLst>
                    </a:blip>
                    <a:stretch>
                      <a:fillRect/>
                    </a:stretch>
                  </pic:blipFill>
                  <pic:spPr>
                    <a:xfrm>
                      <a:off x="0" y="0"/>
                      <a:ext cx="4572000" cy="3429000"/>
                    </a:xfrm>
                    <a:prstGeom prst="rect">
                      <a:avLst/>
                    </a:prstGeom>
                  </pic:spPr>
                </pic:pic>
              </a:graphicData>
            </a:graphic>
          </wp:inline>
        </w:drawing>
      </w:r>
    </w:p>
    <w:p w14:paraId="777FEC45" w14:textId="07371433" w:rsidR="00065521" w:rsidRPr="002B676E" w:rsidRDefault="002B676E" w:rsidP="002B676E">
      <w:pPr>
        <w:pStyle w:val="Caption"/>
        <w:jc w:val="center"/>
        <w:rPr>
          <w:color w:val="000000" w:themeColor="text1"/>
        </w:rPr>
      </w:pPr>
      <w:bookmarkStart w:id="22" w:name="_Toc234223600"/>
      <w:r w:rsidRPr="002B676E">
        <w:rPr>
          <w:color w:val="000000" w:themeColor="text1"/>
        </w:rPr>
        <w:t xml:space="preserve">Figure </w:t>
      </w:r>
      <w:r w:rsidRPr="002B676E">
        <w:rPr>
          <w:color w:val="000000" w:themeColor="text1"/>
        </w:rPr>
        <w:fldChar w:fldCharType="begin"/>
      </w:r>
      <w:r w:rsidRPr="002B676E">
        <w:rPr>
          <w:color w:val="000000" w:themeColor="text1"/>
        </w:rPr>
        <w:instrText xml:space="preserve"> SEQ Figure \* ARABIC </w:instrText>
      </w:r>
      <w:r w:rsidRPr="002B676E">
        <w:rPr>
          <w:color w:val="000000" w:themeColor="text1"/>
        </w:rPr>
        <w:fldChar w:fldCharType="separate"/>
      </w:r>
      <w:r w:rsidRPr="002B676E">
        <w:rPr>
          <w:noProof/>
          <w:color w:val="000000" w:themeColor="text1"/>
        </w:rPr>
        <w:t>3</w:t>
      </w:r>
      <w:r w:rsidRPr="002B676E">
        <w:rPr>
          <w:color w:val="000000" w:themeColor="text1"/>
        </w:rPr>
        <w:fldChar w:fldCharType="end"/>
      </w:r>
      <w:r w:rsidRPr="002B676E">
        <w:rPr>
          <w:color w:val="000000" w:themeColor="text1"/>
        </w:rPr>
        <w:t>- Programming Intro.</w:t>
      </w:r>
      <w:bookmarkEnd w:id="22"/>
    </w:p>
    <w:p w14:paraId="6807F2EA" w14:textId="0E2ABB1F" w:rsidR="009A5945" w:rsidRPr="009A5945" w:rsidRDefault="009A5945" w:rsidP="009A5945">
      <w:r>
        <w:t xml:space="preserve">For </w:t>
      </w:r>
      <w:hyperlink r:id="rId33" w:history="1">
        <w:r w:rsidRPr="00184309">
          <w:rPr>
            <w:rStyle w:val="Hyperlink"/>
          </w:rPr>
          <w:t>more</w:t>
        </w:r>
      </w:hyperlink>
      <w:r>
        <w:t xml:space="preserve"> understanding, </w:t>
      </w:r>
      <w:hyperlink r:id="rId34" w:history="1">
        <w:r w:rsidRPr="00184309">
          <w:rPr>
            <w:rStyle w:val="Hyperlink"/>
          </w:rPr>
          <w:t>Read the Article</w:t>
        </w:r>
      </w:hyperlink>
    </w:p>
    <w:p w14:paraId="01980E41" w14:textId="77E6B057" w:rsidR="00065521" w:rsidRDefault="00065521" w:rsidP="00065521">
      <w:pPr>
        <w:pStyle w:val="Heading1"/>
      </w:pPr>
      <w:bookmarkStart w:id="23" w:name="_Toc234223250"/>
      <w:r>
        <w:t>5. System Architecture</w:t>
      </w:r>
      <w:bookmarkEnd w:id="23"/>
    </w:p>
    <w:p w14:paraId="3982E861" w14:textId="77777777" w:rsidR="00065521" w:rsidRDefault="00065521" w:rsidP="00065521">
      <w:pPr>
        <w:jc w:val="both"/>
      </w:pPr>
      <w:r>
        <w:t>The platform follows a three-tier architecture:</w:t>
      </w:r>
    </w:p>
    <w:p w14:paraId="18843E80" w14:textId="20CA10C8" w:rsidR="00065521" w:rsidRDefault="00065521" w:rsidP="00065521">
      <w:pPr>
        <w:pStyle w:val="Heading2"/>
      </w:pPr>
      <w:bookmarkStart w:id="24" w:name="_Toc234223251"/>
      <w:r>
        <w:t>Presentation Layer (Frontend)</w:t>
      </w:r>
      <w:bookmarkEnd w:id="24"/>
    </w:p>
    <w:p w14:paraId="5828EC90" w14:textId="2C4E15BC" w:rsidR="00065521" w:rsidRDefault="00065521" w:rsidP="00065521">
      <w:pPr>
        <w:jc w:val="both"/>
      </w:pPr>
      <w:r>
        <w:t xml:space="preserve">The frontend serves as the user interface where </w:t>
      </w:r>
      <w:r w:rsidR="008B206D">
        <w:t>user</w:t>
      </w:r>
      <w:r>
        <w:t>s, administrators, and vendors interact with the system.</w:t>
      </w:r>
    </w:p>
    <w:p w14:paraId="078E9B0F" w14:textId="77777777" w:rsidR="00130C66" w:rsidRDefault="00130C66">
      <w:r>
        <w:br w:type="page"/>
      </w:r>
    </w:p>
    <w:p w14:paraId="1908E085" w14:textId="0D58179D" w:rsidR="00065521" w:rsidRDefault="00065521" w:rsidP="00065521">
      <w:pPr>
        <w:jc w:val="both"/>
      </w:pPr>
      <w:r>
        <w:lastRenderedPageBreak/>
        <w:t>Responsibilities include:</w:t>
      </w:r>
    </w:p>
    <w:p w14:paraId="049A01DF" w14:textId="77777777" w:rsidR="00065521" w:rsidRDefault="00065521" w:rsidP="00DF4E2E">
      <w:pPr>
        <w:pStyle w:val="ListParagraph"/>
        <w:numPr>
          <w:ilvl w:val="0"/>
          <w:numId w:val="7"/>
        </w:numPr>
        <w:jc w:val="both"/>
      </w:pPr>
      <w:r>
        <w:t>Displaying products</w:t>
      </w:r>
    </w:p>
    <w:p w14:paraId="23467A4A" w14:textId="77777777" w:rsidR="00065521" w:rsidRDefault="00065521" w:rsidP="00DF4E2E">
      <w:pPr>
        <w:pStyle w:val="ListParagraph"/>
        <w:numPr>
          <w:ilvl w:val="0"/>
          <w:numId w:val="7"/>
        </w:numPr>
        <w:jc w:val="both"/>
      </w:pPr>
      <w:r>
        <w:t>Accepting user inputs</w:t>
      </w:r>
    </w:p>
    <w:p w14:paraId="61CE3E26" w14:textId="77777777" w:rsidR="00065521" w:rsidRDefault="00065521" w:rsidP="00DF4E2E">
      <w:pPr>
        <w:pStyle w:val="ListParagraph"/>
        <w:numPr>
          <w:ilvl w:val="0"/>
          <w:numId w:val="7"/>
        </w:numPr>
        <w:jc w:val="both"/>
      </w:pPr>
      <w:r>
        <w:t>Presenting shopping cart information</w:t>
      </w:r>
    </w:p>
    <w:p w14:paraId="40332CC5" w14:textId="77777777" w:rsidR="00065521" w:rsidRDefault="00065521" w:rsidP="00DF4E2E">
      <w:pPr>
        <w:pStyle w:val="ListParagraph"/>
        <w:numPr>
          <w:ilvl w:val="0"/>
          <w:numId w:val="7"/>
        </w:numPr>
        <w:jc w:val="both"/>
      </w:pPr>
      <w:r>
        <w:t>Showing order status updates</w:t>
      </w:r>
    </w:p>
    <w:p w14:paraId="44A0F4D8" w14:textId="57175994" w:rsidR="00065521" w:rsidRDefault="00065521" w:rsidP="00065521">
      <w:pPr>
        <w:pStyle w:val="ListParagraph"/>
        <w:numPr>
          <w:ilvl w:val="0"/>
          <w:numId w:val="7"/>
        </w:numPr>
        <w:jc w:val="both"/>
      </w:pPr>
      <w:r>
        <w:t>Providing responsive user experiences</w:t>
      </w:r>
    </w:p>
    <w:p w14:paraId="6DDDE539" w14:textId="77777777" w:rsidR="00065521" w:rsidRDefault="00065521" w:rsidP="00065521">
      <w:pPr>
        <w:jc w:val="both"/>
      </w:pPr>
      <w:r>
        <w:t>Technologies:</w:t>
      </w:r>
    </w:p>
    <w:p w14:paraId="115912F8" w14:textId="77777777" w:rsidR="00065521" w:rsidRDefault="00065521" w:rsidP="00DF4E2E">
      <w:pPr>
        <w:pStyle w:val="ListParagraph"/>
        <w:numPr>
          <w:ilvl w:val="0"/>
          <w:numId w:val="8"/>
        </w:numPr>
        <w:jc w:val="both"/>
      </w:pPr>
      <w:r>
        <w:t>ReactJS</w:t>
      </w:r>
    </w:p>
    <w:p w14:paraId="21396938" w14:textId="77777777" w:rsidR="00065521" w:rsidRDefault="00065521" w:rsidP="00DF4E2E">
      <w:pPr>
        <w:pStyle w:val="ListParagraph"/>
        <w:numPr>
          <w:ilvl w:val="0"/>
          <w:numId w:val="8"/>
        </w:numPr>
        <w:jc w:val="both"/>
      </w:pPr>
      <w:r>
        <w:t>HTML5</w:t>
      </w:r>
    </w:p>
    <w:p w14:paraId="32865ADE" w14:textId="77777777" w:rsidR="00065521" w:rsidRDefault="00065521" w:rsidP="00DF4E2E">
      <w:pPr>
        <w:pStyle w:val="ListParagraph"/>
        <w:numPr>
          <w:ilvl w:val="0"/>
          <w:numId w:val="8"/>
        </w:numPr>
        <w:jc w:val="both"/>
      </w:pPr>
      <w:r>
        <w:t>CSS3</w:t>
      </w:r>
    </w:p>
    <w:p w14:paraId="6758C219" w14:textId="77777777" w:rsidR="00065521" w:rsidRDefault="00065521" w:rsidP="00DF4E2E">
      <w:pPr>
        <w:pStyle w:val="ListParagraph"/>
        <w:numPr>
          <w:ilvl w:val="0"/>
          <w:numId w:val="8"/>
        </w:numPr>
        <w:jc w:val="both"/>
      </w:pPr>
      <w:r>
        <w:t>Bootstrap / Tailwind CSS</w:t>
      </w:r>
    </w:p>
    <w:p w14:paraId="531B35E9" w14:textId="77777777" w:rsidR="00065521" w:rsidRDefault="00065521" w:rsidP="00DF4E2E">
      <w:pPr>
        <w:pStyle w:val="ListParagraph"/>
        <w:numPr>
          <w:ilvl w:val="0"/>
          <w:numId w:val="8"/>
        </w:numPr>
        <w:jc w:val="both"/>
      </w:pPr>
      <w:r>
        <w:t>JavaScript</w:t>
      </w:r>
    </w:p>
    <w:p w14:paraId="7795CF1B" w14:textId="2B966ECD" w:rsidR="00065521" w:rsidRDefault="00065521" w:rsidP="00DF4E2E">
      <w:pPr>
        <w:pStyle w:val="Heading2"/>
      </w:pPr>
      <w:bookmarkStart w:id="25" w:name="_Toc234223252"/>
      <w:r>
        <w:t>Application Layer (Backend)</w:t>
      </w:r>
      <w:bookmarkEnd w:id="25"/>
    </w:p>
    <w:p w14:paraId="493748E7" w14:textId="77777777" w:rsidR="00065521" w:rsidRDefault="00065521" w:rsidP="00065521">
      <w:pPr>
        <w:jc w:val="both"/>
      </w:pPr>
      <w:r>
        <w:t>The backend processes business logic and handles communication between the frontend and the database.</w:t>
      </w:r>
    </w:p>
    <w:p w14:paraId="0A48B6AC" w14:textId="77777777" w:rsidR="00065521" w:rsidRDefault="00065521" w:rsidP="00065521">
      <w:pPr>
        <w:jc w:val="both"/>
      </w:pPr>
      <w:r>
        <w:t>Responsibilities include:</w:t>
      </w:r>
    </w:p>
    <w:p w14:paraId="38E4520F" w14:textId="77777777" w:rsidR="00065521" w:rsidRDefault="00065521" w:rsidP="00DF4E2E">
      <w:pPr>
        <w:pStyle w:val="ListParagraph"/>
        <w:numPr>
          <w:ilvl w:val="0"/>
          <w:numId w:val="9"/>
        </w:numPr>
        <w:jc w:val="both"/>
      </w:pPr>
      <w:r>
        <w:t>User authentication</w:t>
      </w:r>
    </w:p>
    <w:p w14:paraId="2A2CD5CE" w14:textId="77777777" w:rsidR="00065521" w:rsidRDefault="00065521" w:rsidP="00DF4E2E">
      <w:pPr>
        <w:pStyle w:val="ListParagraph"/>
        <w:numPr>
          <w:ilvl w:val="0"/>
          <w:numId w:val="9"/>
        </w:numPr>
        <w:jc w:val="both"/>
      </w:pPr>
      <w:r>
        <w:t>Product management</w:t>
      </w:r>
    </w:p>
    <w:p w14:paraId="1512F6D6" w14:textId="77777777" w:rsidR="00065521" w:rsidRDefault="00065521" w:rsidP="00DF4E2E">
      <w:pPr>
        <w:pStyle w:val="ListParagraph"/>
        <w:numPr>
          <w:ilvl w:val="0"/>
          <w:numId w:val="9"/>
        </w:numPr>
        <w:jc w:val="both"/>
      </w:pPr>
      <w:r>
        <w:t>Order processing</w:t>
      </w:r>
    </w:p>
    <w:p w14:paraId="13942FA9" w14:textId="77777777" w:rsidR="00065521" w:rsidRDefault="00065521" w:rsidP="00DF4E2E">
      <w:pPr>
        <w:pStyle w:val="ListParagraph"/>
        <w:numPr>
          <w:ilvl w:val="0"/>
          <w:numId w:val="9"/>
        </w:numPr>
        <w:jc w:val="both"/>
      </w:pPr>
      <w:r>
        <w:t>Payment integration</w:t>
      </w:r>
    </w:p>
    <w:p w14:paraId="36F5178C" w14:textId="77777777" w:rsidR="00065521" w:rsidRDefault="00065521" w:rsidP="00DF4E2E">
      <w:pPr>
        <w:pStyle w:val="ListParagraph"/>
        <w:numPr>
          <w:ilvl w:val="0"/>
          <w:numId w:val="9"/>
        </w:numPr>
        <w:jc w:val="both"/>
      </w:pPr>
      <w:r>
        <w:t>Inventory updates</w:t>
      </w:r>
    </w:p>
    <w:p w14:paraId="3E39AD5B" w14:textId="641ECB56" w:rsidR="00065521" w:rsidRDefault="00065521" w:rsidP="00065521">
      <w:pPr>
        <w:pStyle w:val="ListParagraph"/>
        <w:numPr>
          <w:ilvl w:val="0"/>
          <w:numId w:val="9"/>
        </w:numPr>
        <w:jc w:val="both"/>
      </w:pPr>
      <w:r>
        <w:t>Report generation</w:t>
      </w:r>
    </w:p>
    <w:p w14:paraId="45BC3ED2" w14:textId="77777777" w:rsidR="00065521" w:rsidRDefault="00065521" w:rsidP="00065521">
      <w:pPr>
        <w:jc w:val="both"/>
      </w:pPr>
      <w:r>
        <w:t>Technologies:</w:t>
      </w:r>
    </w:p>
    <w:p w14:paraId="0A016624" w14:textId="77777777" w:rsidR="00065521" w:rsidRDefault="00065521" w:rsidP="00DF4E2E">
      <w:pPr>
        <w:pStyle w:val="ListParagraph"/>
        <w:numPr>
          <w:ilvl w:val="0"/>
          <w:numId w:val="10"/>
        </w:numPr>
        <w:jc w:val="both"/>
      </w:pPr>
      <w:r>
        <w:t>Node.js</w:t>
      </w:r>
    </w:p>
    <w:p w14:paraId="72B81AA3" w14:textId="77777777" w:rsidR="00065521" w:rsidRDefault="00065521" w:rsidP="00DF4E2E">
      <w:pPr>
        <w:pStyle w:val="ListParagraph"/>
        <w:numPr>
          <w:ilvl w:val="0"/>
          <w:numId w:val="10"/>
        </w:numPr>
        <w:jc w:val="both"/>
      </w:pPr>
      <w:r>
        <w:t>Express.js</w:t>
      </w:r>
    </w:p>
    <w:p w14:paraId="1BE2DBD3" w14:textId="77777777" w:rsidR="00065521" w:rsidRDefault="00065521" w:rsidP="00DF4E2E">
      <w:pPr>
        <w:pStyle w:val="ListParagraph"/>
        <w:numPr>
          <w:ilvl w:val="0"/>
          <w:numId w:val="10"/>
        </w:numPr>
        <w:jc w:val="both"/>
      </w:pPr>
      <w:r>
        <w:t>PHP Laravel</w:t>
      </w:r>
    </w:p>
    <w:p w14:paraId="6917E3D3" w14:textId="77777777" w:rsidR="00065521" w:rsidRDefault="00065521" w:rsidP="00DF4E2E">
      <w:pPr>
        <w:pStyle w:val="ListParagraph"/>
        <w:numPr>
          <w:ilvl w:val="0"/>
          <w:numId w:val="10"/>
        </w:numPr>
        <w:jc w:val="both"/>
      </w:pPr>
      <w:r>
        <w:t>RESTful APIs</w:t>
      </w:r>
    </w:p>
    <w:p w14:paraId="054143A4" w14:textId="77777777" w:rsidR="00130C66" w:rsidRDefault="00130C66">
      <w:pPr>
        <w:rPr>
          <w:rFonts w:asciiTheme="majorHAnsi" w:eastAsiaTheme="majorEastAsia" w:hAnsiTheme="majorHAnsi" w:cstheme="majorBidi"/>
          <w:color w:val="0F4761" w:themeColor="accent1" w:themeShade="BF"/>
          <w:sz w:val="32"/>
          <w:szCs w:val="32"/>
        </w:rPr>
      </w:pPr>
      <w:r>
        <w:br w:type="page"/>
      </w:r>
    </w:p>
    <w:p w14:paraId="194F90DA" w14:textId="04DF4AB2" w:rsidR="00065521" w:rsidRDefault="00065521" w:rsidP="00DF4E2E">
      <w:pPr>
        <w:pStyle w:val="Heading2"/>
      </w:pPr>
      <w:bookmarkStart w:id="26" w:name="_Toc234223253"/>
      <w:r>
        <w:lastRenderedPageBreak/>
        <w:t>Data Layer (Database)</w:t>
      </w:r>
      <w:bookmarkEnd w:id="26"/>
    </w:p>
    <w:p w14:paraId="43A5AAEC" w14:textId="2202709D" w:rsidR="00065521" w:rsidRDefault="00065521" w:rsidP="00065521">
      <w:pPr>
        <w:jc w:val="both"/>
      </w:pPr>
      <w:r>
        <w:t>The database stores all application data.</w:t>
      </w:r>
    </w:p>
    <w:p w14:paraId="459B0530" w14:textId="77777777" w:rsidR="00065521" w:rsidRDefault="00065521" w:rsidP="00065521">
      <w:pPr>
        <w:jc w:val="both"/>
      </w:pPr>
      <w:r>
        <w:t>Responsibilities include:</w:t>
      </w:r>
    </w:p>
    <w:p w14:paraId="3F132558" w14:textId="77777777" w:rsidR="00065521" w:rsidRDefault="00065521" w:rsidP="00DF4E2E">
      <w:pPr>
        <w:pStyle w:val="ListParagraph"/>
        <w:numPr>
          <w:ilvl w:val="0"/>
          <w:numId w:val="11"/>
        </w:numPr>
        <w:jc w:val="both"/>
      </w:pPr>
      <w:r>
        <w:t>Product information</w:t>
      </w:r>
    </w:p>
    <w:p w14:paraId="5C8C82E6" w14:textId="29481FEA" w:rsidR="00065521" w:rsidRDefault="008B206D" w:rsidP="00DF4E2E">
      <w:pPr>
        <w:pStyle w:val="ListParagraph"/>
        <w:numPr>
          <w:ilvl w:val="0"/>
          <w:numId w:val="11"/>
        </w:numPr>
        <w:jc w:val="both"/>
      </w:pPr>
      <w:r>
        <w:t>User</w:t>
      </w:r>
      <w:r w:rsidR="00065521">
        <w:t xml:space="preserve"> records</w:t>
      </w:r>
    </w:p>
    <w:p w14:paraId="15869AE8" w14:textId="77777777" w:rsidR="00065521" w:rsidRDefault="00065521" w:rsidP="00DF4E2E">
      <w:pPr>
        <w:pStyle w:val="ListParagraph"/>
        <w:numPr>
          <w:ilvl w:val="0"/>
          <w:numId w:val="11"/>
        </w:numPr>
        <w:jc w:val="both"/>
      </w:pPr>
      <w:r>
        <w:t>Order details</w:t>
      </w:r>
    </w:p>
    <w:p w14:paraId="67F17897" w14:textId="77777777" w:rsidR="00065521" w:rsidRDefault="00065521" w:rsidP="00DF4E2E">
      <w:pPr>
        <w:pStyle w:val="ListParagraph"/>
        <w:numPr>
          <w:ilvl w:val="0"/>
          <w:numId w:val="11"/>
        </w:numPr>
        <w:jc w:val="both"/>
      </w:pPr>
      <w:r>
        <w:t>Payment records</w:t>
      </w:r>
    </w:p>
    <w:p w14:paraId="29A8B68C" w14:textId="14ABFB10" w:rsidR="00065521" w:rsidRDefault="00065521" w:rsidP="00065521">
      <w:pPr>
        <w:pStyle w:val="ListParagraph"/>
        <w:numPr>
          <w:ilvl w:val="0"/>
          <w:numId w:val="11"/>
        </w:numPr>
        <w:jc w:val="both"/>
      </w:pPr>
      <w:r>
        <w:t>Inventory data</w:t>
      </w:r>
    </w:p>
    <w:p w14:paraId="079F4725" w14:textId="24CB497D" w:rsidR="00065521" w:rsidRDefault="00065521" w:rsidP="00065521">
      <w:pPr>
        <w:jc w:val="both"/>
      </w:pPr>
      <w:r>
        <w:t>Technologies:</w:t>
      </w:r>
    </w:p>
    <w:p w14:paraId="04791516" w14:textId="77777777" w:rsidR="00065521" w:rsidRDefault="00065521" w:rsidP="00DF4E2E">
      <w:pPr>
        <w:pStyle w:val="ListParagraph"/>
        <w:numPr>
          <w:ilvl w:val="0"/>
          <w:numId w:val="12"/>
        </w:numPr>
        <w:jc w:val="both"/>
      </w:pPr>
      <w:r>
        <w:t>MySQL</w:t>
      </w:r>
    </w:p>
    <w:p w14:paraId="342A9AC6" w14:textId="77777777" w:rsidR="00065521" w:rsidRDefault="00065521" w:rsidP="00DF4E2E">
      <w:pPr>
        <w:pStyle w:val="ListParagraph"/>
        <w:numPr>
          <w:ilvl w:val="0"/>
          <w:numId w:val="12"/>
        </w:numPr>
        <w:jc w:val="both"/>
      </w:pPr>
      <w:r>
        <w:t>PostgreSQL</w:t>
      </w:r>
    </w:p>
    <w:p w14:paraId="74380B30" w14:textId="77777777" w:rsidR="00DF4E2E" w:rsidRDefault="00DF4E2E" w:rsidP="00065521">
      <w:pPr>
        <w:jc w:val="both"/>
      </w:pPr>
    </w:p>
    <w:p w14:paraId="61807718" w14:textId="7B3D2818" w:rsidR="00065521" w:rsidRDefault="00065521" w:rsidP="00DF4E2E">
      <w:pPr>
        <w:pStyle w:val="Heading1"/>
      </w:pPr>
      <w:bookmarkStart w:id="27" w:name="_Toc234223254"/>
      <w:r>
        <w:t>6. User Roles and Responsibilities</w:t>
      </w:r>
      <w:bookmarkEnd w:id="27"/>
    </w:p>
    <w:p w14:paraId="1865B368" w14:textId="6061E02F" w:rsidR="00065521" w:rsidRDefault="00065521" w:rsidP="00DF4E2E">
      <w:pPr>
        <w:pStyle w:val="Heading2"/>
      </w:pPr>
      <w:bookmarkStart w:id="28" w:name="_Toc234223255"/>
      <w:r>
        <w:t xml:space="preserve">6.1 </w:t>
      </w:r>
      <w:r w:rsidR="008B206D">
        <w:t>User</w:t>
      </w:r>
      <w:bookmarkEnd w:id="28"/>
    </w:p>
    <w:p w14:paraId="70F1A89F" w14:textId="79573EAE" w:rsidR="00065521" w:rsidRDefault="008B206D" w:rsidP="00065521">
      <w:pPr>
        <w:jc w:val="both"/>
      </w:pPr>
      <w:r>
        <w:t>User</w:t>
      </w:r>
      <w:r w:rsidR="00065521">
        <w:t>s are the primary users of the platform.</w:t>
      </w:r>
    </w:p>
    <w:p w14:paraId="5A8D2860" w14:textId="77777777" w:rsidR="00065521" w:rsidRDefault="00065521" w:rsidP="00065521">
      <w:pPr>
        <w:jc w:val="both"/>
      </w:pPr>
      <w:r>
        <w:t>Their responsibilities include:</w:t>
      </w:r>
    </w:p>
    <w:p w14:paraId="26EFA20B" w14:textId="77777777" w:rsidR="00065521" w:rsidRDefault="00065521" w:rsidP="00DF4E2E">
      <w:pPr>
        <w:pStyle w:val="ListParagraph"/>
        <w:numPr>
          <w:ilvl w:val="0"/>
          <w:numId w:val="13"/>
        </w:numPr>
        <w:jc w:val="both"/>
      </w:pPr>
      <w:r>
        <w:t>Creating accounts</w:t>
      </w:r>
    </w:p>
    <w:p w14:paraId="522853D7" w14:textId="77777777" w:rsidR="00065521" w:rsidRDefault="00065521" w:rsidP="00DF4E2E">
      <w:pPr>
        <w:pStyle w:val="ListParagraph"/>
        <w:numPr>
          <w:ilvl w:val="0"/>
          <w:numId w:val="13"/>
        </w:numPr>
        <w:jc w:val="both"/>
      </w:pPr>
      <w:r>
        <w:t>Browsing products</w:t>
      </w:r>
    </w:p>
    <w:p w14:paraId="702542C2" w14:textId="66C800A7" w:rsidR="00065521" w:rsidRDefault="00065521" w:rsidP="00DF4E2E">
      <w:pPr>
        <w:pStyle w:val="ListParagraph"/>
        <w:numPr>
          <w:ilvl w:val="0"/>
          <w:numId w:val="13"/>
        </w:numPr>
        <w:jc w:val="both"/>
      </w:pPr>
      <w:r>
        <w:t xml:space="preserve">Adding </w:t>
      </w:r>
      <w:r w:rsidR="00D96199">
        <w:t>products</w:t>
      </w:r>
      <w:r>
        <w:t xml:space="preserve"> to cart</w:t>
      </w:r>
    </w:p>
    <w:p w14:paraId="607EFCA4" w14:textId="77777777" w:rsidR="00065521" w:rsidRDefault="00065521" w:rsidP="00DF4E2E">
      <w:pPr>
        <w:pStyle w:val="ListParagraph"/>
        <w:numPr>
          <w:ilvl w:val="0"/>
          <w:numId w:val="13"/>
        </w:numPr>
        <w:jc w:val="both"/>
      </w:pPr>
      <w:r>
        <w:t>Placing orders</w:t>
      </w:r>
    </w:p>
    <w:p w14:paraId="02AF1CA3" w14:textId="77777777" w:rsidR="00065521" w:rsidRDefault="00065521" w:rsidP="00DF4E2E">
      <w:pPr>
        <w:pStyle w:val="ListParagraph"/>
        <w:numPr>
          <w:ilvl w:val="0"/>
          <w:numId w:val="13"/>
        </w:numPr>
        <w:jc w:val="both"/>
      </w:pPr>
      <w:r>
        <w:t>Making payments</w:t>
      </w:r>
    </w:p>
    <w:p w14:paraId="12EA52C3" w14:textId="77777777" w:rsidR="00065521" w:rsidRDefault="00065521" w:rsidP="00DF4E2E">
      <w:pPr>
        <w:pStyle w:val="ListParagraph"/>
        <w:numPr>
          <w:ilvl w:val="0"/>
          <w:numId w:val="13"/>
        </w:numPr>
        <w:jc w:val="both"/>
      </w:pPr>
      <w:r>
        <w:t>Tracking deliveries</w:t>
      </w:r>
    </w:p>
    <w:p w14:paraId="4275C980" w14:textId="77777777" w:rsidR="00065521" w:rsidRDefault="00065521" w:rsidP="00DF4E2E">
      <w:pPr>
        <w:pStyle w:val="ListParagraph"/>
        <w:numPr>
          <w:ilvl w:val="0"/>
          <w:numId w:val="13"/>
        </w:numPr>
        <w:jc w:val="both"/>
      </w:pPr>
      <w:r>
        <w:t>Providing reviews</w:t>
      </w:r>
    </w:p>
    <w:p w14:paraId="3BC008FE" w14:textId="32610C1F" w:rsidR="00065521" w:rsidRDefault="008B206D" w:rsidP="00DF4E2E">
      <w:pPr>
        <w:pStyle w:val="Heading3"/>
      </w:pPr>
      <w:bookmarkStart w:id="29" w:name="_Toc234223256"/>
      <w:r>
        <w:t>User</w:t>
      </w:r>
      <w:r w:rsidR="00065521">
        <w:t xml:space="preserve"> Benefits</w:t>
      </w:r>
      <w:bookmarkEnd w:id="29"/>
    </w:p>
    <w:p w14:paraId="5125DBC7" w14:textId="77777777" w:rsidR="00065521" w:rsidRDefault="00065521" w:rsidP="00DF4E2E">
      <w:pPr>
        <w:pStyle w:val="ListParagraph"/>
        <w:numPr>
          <w:ilvl w:val="0"/>
          <w:numId w:val="14"/>
        </w:numPr>
        <w:jc w:val="both"/>
      </w:pPr>
      <w:r>
        <w:t>Convenience</w:t>
      </w:r>
    </w:p>
    <w:p w14:paraId="346D4386" w14:textId="77777777" w:rsidR="00065521" w:rsidRDefault="00065521" w:rsidP="00DF4E2E">
      <w:pPr>
        <w:pStyle w:val="ListParagraph"/>
        <w:numPr>
          <w:ilvl w:val="0"/>
          <w:numId w:val="14"/>
        </w:numPr>
        <w:jc w:val="both"/>
      </w:pPr>
      <w:r>
        <w:t>Secure transactions</w:t>
      </w:r>
    </w:p>
    <w:p w14:paraId="5EC44A8A" w14:textId="77777777" w:rsidR="00065521" w:rsidRDefault="00065521" w:rsidP="00DF4E2E">
      <w:pPr>
        <w:pStyle w:val="ListParagraph"/>
        <w:numPr>
          <w:ilvl w:val="0"/>
          <w:numId w:val="14"/>
        </w:numPr>
        <w:jc w:val="both"/>
      </w:pPr>
      <w:r>
        <w:t>Personalized recommendations</w:t>
      </w:r>
    </w:p>
    <w:p w14:paraId="2B6C6853" w14:textId="1EED38D3" w:rsidR="00130C66" w:rsidRDefault="00065521" w:rsidP="00DF4E2E">
      <w:pPr>
        <w:pStyle w:val="ListParagraph"/>
        <w:numPr>
          <w:ilvl w:val="0"/>
          <w:numId w:val="14"/>
        </w:numPr>
        <w:jc w:val="both"/>
      </w:pPr>
      <w:r>
        <w:t>Order history access</w:t>
      </w:r>
    </w:p>
    <w:p w14:paraId="0DA9B106" w14:textId="77777777" w:rsidR="00130C66" w:rsidRDefault="00130C66">
      <w:r>
        <w:br w:type="page"/>
      </w:r>
    </w:p>
    <w:p w14:paraId="5F42C0D9" w14:textId="49E048DA" w:rsidR="00065521" w:rsidRPr="00130C66" w:rsidRDefault="00130C66" w:rsidP="00130C66">
      <w:r>
        <w:lastRenderedPageBreak/>
        <w:t>Delivery Days &amp; &amp; Timings</w:t>
      </w:r>
    </w:p>
    <w:tbl>
      <w:tblPr>
        <w:tblStyle w:val="PlainTable1"/>
        <w:tblW w:w="0" w:type="auto"/>
        <w:tblLook w:val="04A0" w:firstRow="1" w:lastRow="0" w:firstColumn="1" w:lastColumn="0" w:noHBand="0" w:noVBand="1"/>
      </w:tblPr>
      <w:tblGrid>
        <w:gridCol w:w="3005"/>
        <w:gridCol w:w="3005"/>
        <w:gridCol w:w="3006"/>
      </w:tblGrid>
      <w:tr w:rsidR="00F30D6D" w:rsidRPr="003263A4" w14:paraId="37ADDC76" w14:textId="77777777" w:rsidTr="003263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ABBDBD3" w14:textId="5DAB9CF1" w:rsidR="00F30D6D" w:rsidRPr="003263A4" w:rsidRDefault="00F30D6D" w:rsidP="003263A4">
            <w:pPr>
              <w:jc w:val="center"/>
            </w:pPr>
            <w:r w:rsidRPr="003263A4">
              <w:t>Days</w:t>
            </w:r>
          </w:p>
        </w:tc>
        <w:tc>
          <w:tcPr>
            <w:tcW w:w="3005" w:type="dxa"/>
          </w:tcPr>
          <w:p w14:paraId="63ECEAF1" w14:textId="42A64421" w:rsidR="00F30D6D" w:rsidRPr="003263A4" w:rsidRDefault="00F30D6D" w:rsidP="003263A4">
            <w:pPr>
              <w:jc w:val="center"/>
              <w:cnfStyle w:val="100000000000" w:firstRow="1" w:lastRow="0" w:firstColumn="0" w:lastColumn="0" w:oddVBand="0" w:evenVBand="0" w:oddHBand="0" w:evenHBand="0" w:firstRowFirstColumn="0" w:firstRowLastColumn="0" w:lastRowFirstColumn="0" w:lastRowLastColumn="0"/>
            </w:pPr>
            <w:r w:rsidRPr="003263A4">
              <w:t>Opening Time</w:t>
            </w:r>
          </w:p>
        </w:tc>
        <w:tc>
          <w:tcPr>
            <w:tcW w:w="3006" w:type="dxa"/>
          </w:tcPr>
          <w:p w14:paraId="12FE0FB9" w14:textId="110EB83B" w:rsidR="00F30D6D" w:rsidRPr="003263A4" w:rsidRDefault="00F30D6D" w:rsidP="003263A4">
            <w:pPr>
              <w:jc w:val="center"/>
              <w:cnfStyle w:val="100000000000" w:firstRow="1" w:lastRow="0" w:firstColumn="0" w:lastColumn="0" w:oddVBand="0" w:evenVBand="0" w:oddHBand="0" w:evenHBand="0" w:firstRowFirstColumn="0" w:firstRowLastColumn="0" w:lastRowFirstColumn="0" w:lastRowLastColumn="0"/>
            </w:pPr>
            <w:r w:rsidRPr="003263A4">
              <w:t>Closing Time</w:t>
            </w:r>
          </w:p>
        </w:tc>
      </w:tr>
      <w:tr w:rsidR="00B93611" w:rsidRPr="003263A4" w14:paraId="765590A7" w14:textId="77777777" w:rsidTr="00326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4FEA098" w14:textId="6BA8831A" w:rsidR="00B93611" w:rsidRPr="003263A4" w:rsidRDefault="00B93611" w:rsidP="003263A4">
            <w:pPr>
              <w:jc w:val="center"/>
              <w:rPr>
                <w:b w:val="0"/>
                <w:bCs w:val="0"/>
              </w:rPr>
            </w:pPr>
            <w:r w:rsidRPr="003263A4">
              <w:rPr>
                <w:b w:val="0"/>
                <w:bCs w:val="0"/>
              </w:rPr>
              <w:t>Monday</w:t>
            </w:r>
          </w:p>
        </w:tc>
        <w:tc>
          <w:tcPr>
            <w:tcW w:w="3005" w:type="dxa"/>
          </w:tcPr>
          <w:p w14:paraId="5763A9C1" w14:textId="185D1BAE" w:rsidR="00B93611" w:rsidRPr="003263A4" w:rsidRDefault="00B93611" w:rsidP="003263A4">
            <w:pPr>
              <w:jc w:val="center"/>
              <w:cnfStyle w:val="000000100000" w:firstRow="0" w:lastRow="0" w:firstColumn="0" w:lastColumn="0" w:oddVBand="0" w:evenVBand="0" w:oddHBand="1" w:evenHBand="0" w:firstRowFirstColumn="0" w:firstRowLastColumn="0" w:lastRowFirstColumn="0" w:lastRowLastColumn="0"/>
            </w:pPr>
            <w:r w:rsidRPr="003263A4">
              <w:t>8 AM</w:t>
            </w:r>
          </w:p>
        </w:tc>
        <w:tc>
          <w:tcPr>
            <w:tcW w:w="3006" w:type="dxa"/>
          </w:tcPr>
          <w:p w14:paraId="25743658" w14:textId="79E28940" w:rsidR="00B93611" w:rsidRPr="003263A4" w:rsidRDefault="00B93611" w:rsidP="003263A4">
            <w:pPr>
              <w:jc w:val="center"/>
              <w:cnfStyle w:val="000000100000" w:firstRow="0" w:lastRow="0" w:firstColumn="0" w:lastColumn="0" w:oddVBand="0" w:evenVBand="0" w:oddHBand="1" w:evenHBand="0" w:firstRowFirstColumn="0" w:firstRowLastColumn="0" w:lastRowFirstColumn="0" w:lastRowLastColumn="0"/>
            </w:pPr>
            <w:r w:rsidRPr="003263A4">
              <w:t>8 PM</w:t>
            </w:r>
          </w:p>
        </w:tc>
      </w:tr>
      <w:tr w:rsidR="00B93611" w:rsidRPr="003263A4" w14:paraId="1D56FAAF" w14:textId="77777777" w:rsidTr="003263A4">
        <w:tc>
          <w:tcPr>
            <w:cnfStyle w:val="001000000000" w:firstRow="0" w:lastRow="0" w:firstColumn="1" w:lastColumn="0" w:oddVBand="0" w:evenVBand="0" w:oddHBand="0" w:evenHBand="0" w:firstRowFirstColumn="0" w:firstRowLastColumn="0" w:lastRowFirstColumn="0" w:lastRowLastColumn="0"/>
            <w:tcW w:w="3005" w:type="dxa"/>
          </w:tcPr>
          <w:p w14:paraId="5893E5E4" w14:textId="28279913" w:rsidR="00B93611" w:rsidRPr="003263A4" w:rsidRDefault="00B93611" w:rsidP="003263A4">
            <w:pPr>
              <w:jc w:val="center"/>
              <w:rPr>
                <w:b w:val="0"/>
                <w:bCs w:val="0"/>
              </w:rPr>
            </w:pPr>
            <w:r w:rsidRPr="003263A4">
              <w:rPr>
                <w:b w:val="0"/>
                <w:bCs w:val="0"/>
              </w:rPr>
              <w:t>Tuesday</w:t>
            </w:r>
          </w:p>
        </w:tc>
        <w:tc>
          <w:tcPr>
            <w:tcW w:w="3005" w:type="dxa"/>
          </w:tcPr>
          <w:p w14:paraId="3CE75164" w14:textId="4A823997" w:rsidR="00B93611" w:rsidRPr="003263A4" w:rsidRDefault="00B93611" w:rsidP="003263A4">
            <w:pPr>
              <w:jc w:val="center"/>
              <w:cnfStyle w:val="000000000000" w:firstRow="0" w:lastRow="0" w:firstColumn="0" w:lastColumn="0" w:oddVBand="0" w:evenVBand="0" w:oddHBand="0" w:evenHBand="0" w:firstRowFirstColumn="0" w:firstRowLastColumn="0" w:lastRowFirstColumn="0" w:lastRowLastColumn="0"/>
            </w:pPr>
            <w:r w:rsidRPr="003263A4">
              <w:t>8 AM</w:t>
            </w:r>
          </w:p>
        </w:tc>
        <w:tc>
          <w:tcPr>
            <w:tcW w:w="3006" w:type="dxa"/>
          </w:tcPr>
          <w:p w14:paraId="112A42F2" w14:textId="472922C2" w:rsidR="00B93611" w:rsidRPr="003263A4" w:rsidRDefault="00B93611" w:rsidP="003263A4">
            <w:pPr>
              <w:jc w:val="center"/>
              <w:cnfStyle w:val="000000000000" w:firstRow="0" w:lastRow="0" w:firstColumn="0" w:lastColumn="0" w:oddVBand="0" w:evenVBand="0" w:oddHBand="0" w:evenHBand="0" w:firstRowFirstColumn="0" w:firstRowLastColumn="0" w:lastRowFirstColumn="0" w:lastRowLastColumn="0"/>
            </w:pPr>
            <w:r w:rsidRPr="003263A4">
              <w:t>8 PM</w:t>
            </w:r>
          </w:p>
        </w:tc>
      </w:tr>
      <w:tr w:rsidR="00B93611" w:rsidRPr="003263A4" w14:paraId="32EDB273" w14:textId="77777777" w:rsidTr="00326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77C5E51" w14:textId="2B050988" w:rsidR="00B93611" w:rsidRPr="003263A4" w:rsidRDefault="00B93611" w:rsidP="003263A4">
            <w:pPr>
              <w:jc w:val="center"/>
              <w:rPr>
                <w:b w:val="0"/>
                <w:bCs w:val="0"/>
              </w:rPr>
            </w:pPr>
            <w:r w:rsidRPr="003263A4">
              <w:rPr>
                <w:b w:val="0"/>
                <w:bCs w:val="0"/>
              </w:rPr>
              <w:t>Wednesday</w:t>
            </w:r>
          </w:p>
        </w:tc>
        <w:tc>
          <w:tcPr>
            <w:tcW w:w="3005" w:type="dxa"/>
          </w:tcPr>
          <w:p w14:paraId="093B1CF9" w14:textId="4849E027" w:rsidR="00B93611" w:rsidRPr="003263A4" w:rsidRDefault="00B93611" w:rsidP="003263A4">
            <w:pPr>
              <w:jc w:val="center"/>
              <w:cnfStyle w:val="000000100000" w:firstRow="0" w:lastRow="0" w:firstColumn="0" w:lastColumn="0" w:oddVBand="0" w:evenVBand="0" w:oddHBand="1" w:evenHBand="0" w:firstRowFirstColumn="0" w:firstRowLastColumn="0" w:lastRowFirstColumn="0" w:lastRowLastColumn="0"/>
            </w:pPr>
            <w:r w:rsidRPr="003263A4">
              <w:t>8 AM</w:t>
            </w:r>
          </w:p>
        </w:tc>
        <w:tc>
          <w:tcPr>
            <w:tcW w:w="3006" w:type="dxa"/>
          </w:tcPr>
          <w:p w14:paraId="3BD3443D" w14:textId="2F802A7C" w:rsidR="00B93611" w:rsidRPr="003263A4" w:rsidRDefault="00B93611" w:rsidP="003263A4">
            <w:pPr>
              <w:jc w:val="center"/>
              <w:cnfStyle w:val="000000100000" w:firstRow="0" w:lastRow="0" w:firstColumn="0" w:lastColumn="0" w:oddVBand="0" w:evenVBand="0" w:oddHBand="1" w:evenHBand="0" w:firstRowFirstColumn="0" w:firstRowLastColumn="0" w:lastRowFirstColumn="0" w:lastRowLastColumn="0"/>
            </w:pPr>
            <w:r w:rsidRPr="003263A4">
              <w:t>8 PM</w:t>
            </w:r>
          </w:p>
        </w:tc>
      </w:tr>
      <w:tr w:rsidR="00B93611" w:rsidRPr="003263A4" w14:paraId="3A8496DF" w14:textId="77777777" w:rsidTr="003263A4">
        <w:tc>
          <w:tcPr>
            <w:cnfStyle w:val="001000000000" w:firstRow="0" w:lastRow="0" w:firstColumn="1" w:lastColumn="0" w:oddVBand="0" w:evenVBand="0" w:oddHBand="0" w:evenHBand="0" w:firstRowFirstColumn="0" w:firstRowLastColumn="0" w:lastRowFirstColumn="0" w:lastRowLastColumn="0"/>
            <w:tcW w:w="3005" w:type="dxa"/>
          </w:tcPr>
          <w:p w14:paraId="6FBDFE4C" w14:textId="05C13DCB" w:rsidR="00B93611" w:rsidRPr="003263A4" w:rsidRDefault="00B93611" w:rsidP="003263A4">
            <w:pPr>
              <w:jc w:val="center"/>
              <w:rPr>
                <w:b w:val="0"/>
                <w:bCs w:val="0"/>
              </w:rPr>
            </w:pPr>
            <w:r w:rsidRPr="003263A4">
              <w:rPr>
                <w:b w:val="0"/>
                <w:bCs w:val="0"/>
              </w:rPr>
              <w:t>Thursday</w:t>
            </w:r>
          </w:p>
        </w:tc>
        <w:tc>
          <w:tcPr>
            <w:tcW w:w="3005" w:type="dxa"/>
          </w:tcPr>
          <w:p w14:paraId="66D1AB4F" w14:textId="33923F5A" w:rsidR="00B93611" w:rsidRPr="003263A4" w:rsidRDefault="00B93611" w:rsidP="003263A4">
            <w:pPr>
              <w:jc w:val="center"/>
              <w:cnfStyle w:val="000000000000" w:firstRow="0" w:lastRow="0" w:firstColumn="0" w:lastColumn="0" w:oddVBand="0" w:evenVBand="0" w:oddHBand="0" w:evenHBand="0" w:firstRowFirstColumn="0" w:firstRowLastColumn="0" w:lastRowFirstColumn="0" w:lastRowLastColumn="0"/>
            </w:pPr>
            <w:r w:rsidRPr="003263A4">
              <w:t>8 AM</w:t>
            </w:r>
          </w:p>
        </w:tc>
        <w:tc>
          <w:tcPr>
            <w:tcW w:w="3006" w:type="dxa"/>
          </w:tcPr>
          <w:p w14:paraId="14A5DFBA" w14:textId="4F677915" w:rsidR="00B93611" w:rsidRPr="003263A4" w:rsidRDefault="00B93611" w:rsidP="003263A4">
            <w:pPr>
              <w:jc w:val="center"/>
              <w:cnfStyle w:val="000000000000" w:firstRow="0" w:lastRow="0" w:firstColumn="0" w:lastColumn="0" w:oddVBand="0" w:evenVBand="0" w:oddHBand="0" w:evenHBand="0" w:firstRowFirstColumn="0" w:firstRowLastColumn="0" w:lastRowFirstColumn="0" w:lastRowLastColumn="0"/>
            </w:pPr>
            <w:r w:rsidRPr="003263A4">
              <w:t>7 PM</w:t>
            </w:r>
          </w:p>
        </w:tc>
      </w:tr>
      <w:tr w:rsidR="00B93611" w:rsidRPr="003263A4" w14:paraId="513C2644" w14:textId="77777777" w:rsidTr="00326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DDC4FB6" w14:textId="5C487BFE" w:rsidR="00B93611" w:rsidRPr="003263A4" w:rsidRDefault="00B93611" w:rsidP="003263A4">
            <w:pPr>
              <w:jc w:val="center"/>
              <w:rPr>
                <w:b w:val="0"/>
                <w:bCs w:val="0"/>
              </w:rPr>
            </w:pPr>
            <w:r w:rsidRPr="003263A4">
              <w:rPr>
                <w:b w:val="0"/>
                <w:bCs w:val="0"/>
              </w:rPr>
              <w:t>Friday</w:t>
            </w:r>
          </w:p>
        </w:tc>
        <w:tc>
          <w:tcPr>
            <w:tcW w:w="3005" w:type="dxa"/>
          </w:tcPr>
          <w:p w14:paraId="07EAEB9D" w14:textId="6E18DAAD" w:rsidR="00B93611" w:rsidRPr="003263A4" w:rsidRDefault="00B93611" w:rsidP="003263A4">
            <w:pPr>
              <w:jc w:val="center"/>
              <w:cnfStyle w:val="000000100000" w:firstRow="0" w:lastRow="0" w:firstColumn="0" w:lastColumn="0" w:oddVBand="0" w:evenVBand="0" w:oddHBand="1" w:evenHBand="0" w:firstRowFirstColumn="0" w:firstRowLastColumn="0" w:lastRowFirstColumn="0" w:lastRowLastColumn="0"/>
            </w:pPr>
            <w:r w:rsidRPr="003263A4">
              <w:t>8 AM</w:t>
            </w:r>
          </w:p>
        </w:tc>
        <w:tc>
          <w:tcPr>
            <w:tcW w:w="3006" w:type="dxa"/>
          </w:tcPr>
          <w:p w14:paraId="5A5D8820" w14:textId="7F8A7C22" w:rsidR="00B93611" w:rsidRPr="003263A4" w:rsidRDefault="00B93611" w:rsidP="003263A4">
            <w:pPr>
              <w:jc w:val="center"/>
              <w:cnfStyle w:val="000000100000" w:firstRow="0" w:lastRow="0" w:firstColumn="0" w:lastColumn="0" w:oddVBand="0" w:evenVBand="0" w:oddHBand="1" w:evenHBand="0" w:firstRowFirstColumn="0" w:firstRowLastColumn="0" w:lastRowFirstColumn="0" w:lastRowLastColumn="0"/>
            </w:pPr>
            <w:r w:rsidRPr="003263A4">
              <w:t>1 PM</w:t>
            </w:r>
          </w:p>
        </w:tc>
      </w:tr>
      <w:tr w:rsidR="00B93611" w:rsidRPr="003263A4" w14:paraId="035287BA" w14:textId="77777777" w:rsidTr="003263A4">
        <w:tc>
          <w:tcPr>
            <w:cnfStyle w:val="001000000000" w:firstRow="0" w:lastRow="0" w:firstColumn="1" w:lastColumn="0" w:oddVBand="0" w:evenVBand="0" w:oddHBand="0" w:evenHBand="0" w:firstRowFirstColumn="0" w:firstRowLastColumn="0" w:lastRowFirstColumn="0" w:lastRowLastColumn="0"/>
            <w:tcW w:w="3005" w:type="dxa"/>
          </w:tcPr>
          <w:p w14:paraId="1D8B7B83" w14:textId="7D6A3505" w:rsidR="00B93611" w:rsidRPr="003263A4" w:rsidRDefault="00B93611" w:rsidP="003263A4">
            <w:pPr>
              <w:jc w:val="center"/>
              <w:rPr>
                <w:b w:val="0"/>
                <w:bCs w:val="0"/>
              </w:rPr>
            </w:pPr>
            <w:r w:rsidRPr="003263A4">
              <w:rPr>
                <w:b w:val="0"/>
                <w:bCs w:val="0"/>
              </w:rPr>
              <w:t>Saturday</w:t>
            </w:r>
          </w:p>
        </w:tc>
        <w:tc>
          <w:tcPr>
            <w:tcW w:w="3005" w:type="dxa"/>
          </w:tcPr>
          <w:p w14:paraId="0B0E0678" w14:textId="5060C3C8" w:rsidR="00B93611" w:rsidRPr="003263A4" w:rsidRDefault="00B93611" w:rsidP="003263A4">
            <w:pPr>
              <w:jc w:val="center"/>
              <w:cnfStyle w:val="000000000000" w:firstRow="0" w:lastRow="0" w:firstColumn="0" w:lastColumn="0" w:oddVBand="0" w:evenVBand="0" w:oddHBand="0" w:evenHBand="0" w:firstRowFirstColumn="0" w:firstRowLastColumn="0" w:lastRowFirstColumn="0" w:lastRowLastColumn="0"/>
            </w:pPr>
            <w:r w:rsidRPr="003263A4">
              <w:t>9 AM</w:t>
            </w:r>
          </w:p>
        </w:tc>
        <w:tc>
          <w:tcPr>
            <w:tcW w:w="3006" w:type="dxa"/>
          </w:tcPr>
          <w:p w14:paraId="341ACDB6" w14:textId="7B9E9811" w:rsidR="00B93611" w:rsidRPr="003263A4" w:rsidRDefault="00B93611" w:rsidP="003263A4">
            <w:pPr>
              <w:jc w:val="center"/>
              <w:cnfStyle w:val="000000000000" w:firstRow="0" w:lastRow="0" w:firstColumn="0" w:lastColumn="0" w:oddVBand="0" w:evenVBand="0" w:oddHBand="0" w:evenHBand="0" w:firstRowFirstColumn="0" w:firstRowLastColumn="0" w:lastRowFirstColumn="0" w:lastRowLastColumn="0"/>
            </w:pPr>
            <w:r w:rsidRPr="003263A4">
              <w:t>7 PM</w:t>
            </w:r>
          </w:p>
        </w:tc>
      </w:tr>
    </w:tbl>
    <w:p w14:paraId="514A7963" w14:textId="77777777" w:rsidR="001333F4" w:rsidRDefault="001333F4"/>
    <w:p w14:paraId="13FED211" w14:textId="77777777" w:rsidR="001333F4" w:rsidRDefault="001333F4">
      <w:r>
        <w:t>Revenue &amp; Profits</w:t>
      </w:r>
    </w:p>
    <w:p w14:paraId="0B2046FB" w14:textId="080AFE8C" w:rsidR="001333F4" w:rsidRDefault="001333F4">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noProof/>
          <w:color w:val="0F4761" w:themeColor="accent1" w:themeShade="BF"/>
          <w:sz w:val="32"/>
          <w:szCs w:val="32"/>
        </w:rPr>
        <w:drawing>
          <wp:inline distT="0" distB="0" distL="0" distR="0" wp14:anchorId="28D3F982" wp14:editId="24442EC3">
            <wp:extent cx="5486400" cy="3200400"/>
            <wp:effectExtent l="0" t="0" r="0" b="0"/>
            <wp:docPr id="13" name="Chart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3BFF2548" w14:textId="2E2F4F48" w:rsidR="001333F4" w:rsidRDefault="00043EE5">
      <w:pPr>
        <w:rPr>
          <w:rFonts w:asciiTheme="majorHAnsi" w:eastAsiaTheme="majorEastAsia" w:hAnsiTheme="majorHAnsi" w:cstheme="majorBidi"/>
          <w:color w:val="0F4761" w:themeColor="accent1" w:themeShade="BF"/>
          <w:sz w:val="32"/>
          <w:szCs w:val="32"/>
        </w:rPr>
      </w:pPr>
      <w:r>
        <w:rPr>
          <w:color w:val="7F7F7F" w:themeColor="background1" w:themeShade="7F"/>
          <w:spacing w:val="60"/>
        </w:rPr>
        <w:t>Page</w:t>
      </w:r>
      <w:r>
        <w:t xml:space="preserve"> | </w:t>
      </w:r>
      <w:r>
        <w:fldChar w:fldCharType="begin"/>
      </w:r>
      <w:r>
        <w:instrText xml:space="preserve"> PAGE   \* MERGEFORMAT </w:instrText>
      </w:r>
      <w:r>
        <w:fldChar w:fldCharType="separate"/>
      </w:r>
      <w:r w:rsidRPr="00043EE5">
        <w:rPr>
          <w:b/>
          <w:bCs/>
          <w:noProof/>
        </w:rPr>
        <w:t>7</w:t>
      </w:r>
      <w:r>
        <w:rPr>
          <w:b/>
          <w:bCs/>
          <w:noProof/>
        </w:rPr>
        <w:fldChar w:fldCharType="end"/>
      </w:r>
      <w:r w:rsidR="001333F4">
        <w:br w:type="page"/>
      </w:r>
    </w:p>
    <w:p w14:paraId="6BEA7CC8" w14:textId="3F15A246" w:rsidR="00065521" w:rsidRDefault="00065521" w:rsidP="00DF4E2E">
      <w:pPr>
        <w:pStyle w:val="Heading2"/>
      </w:pPr>
      <w:bookmarkStart w:id="30" w:name="_Toc234223257"/>
      <w:r>
        <w:lastRenderedPageBreak/>
        <w:t>6.2 Administrator</w:t>
      </w:r>
      <w:bookmarkEnd w:id="30"/>
    </w:p>
    <w:p w14:paraId="1DC1F114" w14:textId="77777777" w:rsidR="00065521" w:rsidRDefault="00065521" w:rsidP="00065521">
      <w:pPr>
        <w:jc w:val="both"/>
      </w:pPr>
      <w:r>
        <w:t>Administrators manage the entire platform.</w:t>
      </w:r>
    </w:p>
    <w:p w14:paraId="57AAE842" w14:textId="62D9A81A" w:rsidR="00065521" w:rsidRDefault="00065521" w:rsidP="00065521">
      <w:pPr>
        <w:jc w:val="both"/>
      </w:pPr>
      <w:r>
        <w:t>Responsibilities include:</w:t>
      </w:r>
    </w:p>
    <w:p w14:paraId="529D0118" w14:textId="77777777" w:rsidR="00065521" w:rsidRDefault="00065521" w:rsidP="00DF4E2E">
      <w:pPr>
        <w:pStyle w:val="ListParagraph"/>
        <w:numPr>
          <w:ilvl w:val="0"/>
          <w:numId w:val="15"/>
        </w:numPr>
        <w:jc w:val="both"/>
      </w:pPr>
      <w:r>
        <w:t>Managing products</w:t>
      </w:r>
    </w:p>
    <w:p w14:paraId="6C3FDCBE" w14:textId="77777777" w:rsidR="00065521" w:rsidRDefault="00065521" w:rsidP="00DF4E2E">
      <w:pPr>
        <w:pStyle w:val="ListParagraph"/>
        <w:numPr>
          <w:ilvl w:val="0"/>
          <w:numId w:val="15"/>
        </w:numPr>
        <w:jc w:val="both"/>
      </w:pPr>
      <w:r>
        <w:t>Managing users</w:t>
      </w:r>
    </w:p>
    <w:p w14:paraId="69045BDC" w14:textId="77777777" w:rsidR="00065521" w:rsidRDefault="00065521" w:rsidP="00DF4E2E">
      <w:pPr>
        <w:pStyle w:val="ListParagraph"/>
        <w:numPr>
          <w:ilvl w:val="0"/>
          <w:numId w:val="15"/>
        </w:numPr>
        <w:jc w:val="both"/>
      </w:pPr>
      <w:r>
        <w:t>Monitoring sales</w:t>
      </w:r>
    </w:p>
    <w:p w14:paraId="6744E40E" w14:textId="77777777" w:rsidR="00065521" w:rsidRDefault="00065521" w:rsidP="00DF4E2E">
      <w:pPr>
        <w:pStyle w:val="ListParagraph"/>
        <w:numPr>
          <w:ilvl w:val="0"/>
          <w:numId w:val="15"/>
        </w:numPr>
        <w:jc w:val="both"/>
      </w:pPr>
      <w:r>
        <w:t>Processing orders</w:t>
      </w:r>
    </w:p>
    <w:p w14:paraId="58EDE4D2" w14:textId="77777777" w:rsidR="00065521" w:rsidRDefault="00065521" w:rsidP="00DF4E2E">
      <w:pPr>
        <w:pStyle w:val="ListParagraph"/>
        <w:numPr>
          <w:ilvl w:val="0"/>
          <w:numId w:val="15"/>
        </w:numPr>
        <w:jc w:val="both"/>
      </w:pPr>
      <w:r>
        <w:t>Managing inventory</w:t>
      </w:r>
    </w:p>
    <w:p w14:paraId="3970302B" w14:textId="77777777" w:rsidR="00065521" w:rsidRDefault="00065521" w:rsidP="00DF4E2E">
      <w:pPr>
        <w:pStyle w:val="ListParagraph"/>
        <w:numPr>
          <w:ilvl w:val="0"/>
          <w:numId w:val="15"/>
        </w:numPr>
        <w:jc w:val="both"/>
      </w:pPr>
      <w:r>
        <w:t>Creating discounts</w:t>
      </w:r>
    </w:p>
    <w:p w14:paraId="0B834723" w14:textId="5B8DAF19" w:rsidR="00065521" w:rsidRDefault="00065521" w:rsidP="00065521">
      <w:pPr>
        <w:pStyle w:val="ListParagraph"/>
        <w:numPr>
          <w:ilvl w:val="0"/>
          <w:numId w:val="15"/>
        </w:numPr>
        <w:jc w:val="both"/>
      </w:pPr>
      <w:r>
        <w:t>Generating reports</w:t>
      </w:r>
    </w:p>
    <w:p w14:paraId="090B7217" w14:textId="5A913B86" w:rsidR="00065521" w:rsidRDefault="00065521" w:rsidP="00065521">
      <w:pPr>
        <w:jc w:val="both"/>
      </w:pPr>
      <w:r>
        <w:t xml:space="preserve">The administrator has </w:t>
      </w:r>
      <w:r w:rsidR="00D96199">
        <w:t>complete</w:t>
      </w:r>
      <w:r>
        <w:t xml:space="preserve"> control over the platform and can access all modules.</w:t>
      </w:r>
    </w:p>
    <w:p w14:paraId="6EC3262A" w14:textId="54092A00" w:rsidR="00065521" w:rsidRDefault="00065521" w:rsidP="00DF4E2E">
      <w:pPr>
        <w:pStyle w:val="Heading2"/>
      </w:pPr>
      <w:bookmarkStart w:id="31" w:name="_Toc234223258"/>
      <w:r>
        <w:t>6.3 Vendor (Optional)</w:t>
      </w:r>
      <w:bookmarkEnd w:id="31"/>
    </w:p>
    <w:p w14:paraId="2ED7E03D" w14:textId="7E9D30AA" w:rsidR="00065521" w:rsidRDefault="00065521" w:rsidP="00065521">
      <w:pPr>
        <w:jc w:val="both"/>
      </w:pPr>
      <w:r>
        <w:t>Vendors can independently manage their stores within the platform.</w:t>
      </w:r>
    </w:p>
    <w:p w14:paraId="2AC2523D" w14:textId="77777777" w:rsidR="00065521" w:rsidRDefault="00065521" w:rsidP="00065521">
      <w:pPr>
        <w:jc w:val="both"/>
      </w:pPr>
      <w:r>
        <w:t>Responsibilities include:</w:t>
      </w:r>
    </w:p>
    <w:p w14:paraId="68A76A0A" w14:textId="77777777" w:rsidR="00065521" w:rsidRDefault="00065521" w:rsidP="00DF4E2E">
      <w:pPr>
        <w:pStyle w:val="ListParagraph"/>
        <w:numPr>
          <w:ilvl w:val="0"/>
          <w:numId w:val="16"/>
        </w:numPr>
        <w:jc w:val="both"/>
      </w:pPr>
      <w:r>
        <w:t>Product uploads</w:t>
      </w:r>
    </w:p>
    <w:p w14:paraId="799BE1C3" w14:textId="77777777" w:rsidR="00065521" w:rsidRDefault="00065521" w:rsidP="00DF4E2E">
      <w:pPr>
        <w:pStyle w:val="ListParagraph"/>
        <w:numPr>
          <w:ilvl w:val="0"/>
          <w:numId w:val="16"/>
        </w:numPr>
        <w:jc w:val="both"/>
      </w:pPr>
      <w:r>
        <w:t>Inventory updates</w:t>
      </w:r>
    </w:p>
    <w:p w14:paraId="6C30F7C3" w14:textId="77777777" w:rsidR="00065521" w:rsidRDefault="00065521" w:rsidP="00DF4E2E">
      <w:pPr>
        <w:pStyle w:val="ListParagraph"/>
        <w:numPr>
          <w:ilvl w:val="0"/>
          <w:numId w:val="16"/>
        </w:numPr>
        <w:jc w:val="both"/>
      </w:pPr>
      <w:r>
        <w:t>Order management</w:t>
      </w:r>
    </w:p>
    <w:p w14:paraId="2D9DF2D8" w14:textId="44B85B0C" w:rsidR="00065521" w:rsidRDefault="008B206D" w:rsidP="00DF4E2E">
      <w:pPr>
        <w:pStyle w:val="ListParagraph"/>
        <w:numPr>
          <w:ilvl w:val="0"/>
          <w:numId w:val="16"/>
        </w:numPr>
        <w:jc w:val="both"/>
      </w:pPr>
      <w:r>
        <w:t>User</w:t>
      </w:r>
      <w:r w:rsidR="00065521">
        <w:t xml:space="preserve"> communication</w:t>
      </w:r>
    </w:p>
    <w:p w14:paraId="239C00EC" w14:textId="7D021D27" w:rsidR="00A20FB1" w:rsidRDefault="00A20FB1" w:rsidP="00A20FB1">
      <w:pPr>
        <w:jc w:val="both"/>
      </w:pPr>
    </w:p>
    <w:p w14:paraId="1F7A1DD0" w14:textId="77777777" w:rsidR="00065521" w:rsidRDefault="00065521" w:rsidP="00DF4E2E">
      <w:pPr>
        <w:pStyle w:val="Heading1"/>
      </w:pPr>
      <w:bookmarkStart w:id="32" w:name="_Toc234223259"/>
      <w:r>
        <w:t>7. Functional Requirements</w:t>
      </w:r>
      <w:bookmarkEnd w:id="32"/>
    </w:p>
    <w:p w14:paraId="037DFE77" w14:textId="01042010" w:rsidR="00065521" w:rsidRDefault="00065521" w:rsidP="00DF4E2E">
      <w:pPr>
        <w:pStyle w:val="Heading2"/>
      </w:pPr>
      <w:bookmarkStart w:id="33" w:name="_Toc234223260"/>
      <w:r>
        <w:t>7.1 User Registration and Authentication</w:t>
      </w:r>
      <w:bookmarkEnd w:id="33"/>
    </w:p>
    <w:p w14:paraId="4285A00E" w14:textId="164EC6C7" w:rsidR="00065521" w:rsidRDefault="00065521" w:rsidP="00065521">
      <w:pPr>
        <w:jc w:val="both"/>
      </w:pPr>
      <w:r>
        <w:t>The platform must provide secure registration and authentication mechanisms.</w:t>
      </w:r>
    </w:p>
    <w:p w14:paraId="68CE88B1" w14:textId="672C8646" w:rsidR="00065521" w:rsidRDefault="00065521" w:rsidP="00DF4E2E">
      <w:pPr>
        <w:pStyle w:val="Heading3"/>
      </w:pPr>
      <w:bookmarkStart w:id="34" w:name="_Toc234223261"/>
      <w:r>
        <w:t>Registration Process</w:t>
      </w:r>
      <w:bookmarkEnd w:id="34"/>
    </w:p>
    <w:p w14:paraId="0F7E243E" w14:textId="5CBA58DB" w:rsidR="00065521" w:rsidRDefault="00065521" w:rsidP="00065521">
      <w:pPr>
        <w:jc w:val="both"/>
      </w:pPr>
      <w:r>
        <w:t>Users are required to provide:</w:t>
      </w:r>
    </w:p>
    <w:p w14:paraId="754110B9" w14:textId="77777777" w:rsidR="00065521" w:rsidRDefault="00065521" w:rsidP="00DF4E2E">
      <w:pPr>
        <w:pStyle w:val="ListParagraph"/>
        <w:numPr>
          <w:ilvl w:val="0"/>
          <w:numId w:val="17"/>
        </w:numPr>
        <w:jc w:val="both"/>
      </w:pPr>
      <w:r>
        <w:t>Full Name</w:t>
      </w:r>
    </w:p>
    <w:p w14:paraId="5C2B7DDE" w14:textId="77777777" w:rsidR="00065521" w:rsidRDefault="00065521" w:rsidP="00DF4E2E">
      <w:pPr>
        <w:pStyle w:val="ListParagraph"/>
        <w:numPr>
          <w:ilvl w:val="0"/>
          <w:numId w:val="17"/>
        </w:numPr>
        <w:jc w:val="both"/>
      </w:pPr>
      <w:r>
        <w:t>Email Address</w:t>
      </w:r>
    </w:p>
    <w:p w14:paraId="0B88A6D0" w14:textId="77777777" w:rsidR="00065521" w:rsidRDefault="00065521" w:rsidP="00DF4E2E">
      <w:pPr>
        <w:pStyle w:val="ListParagraph"/>
        <w:numPr>
          <w:ilvl w:val="0"/>
          <w:numId w:val="17"/>
        </w:numPr>
        <w:jc w:val="both"/>
      </w:pPr>
      <w:r>
        <w:t>Phone Number</w:t>
      </w:r>
    </w:p>
    <w:p w14:paraId="464A1D51" w14:textId="1A66CA4A" w:rsidR="00065521" w:rsidRDefault="00065521" w:rsidP="00065521">
      <w:pPr>
        <w:pStyle w:val="ListParagraph"/>
        <w:numPr>
          <w:ilvl w:val="0"/>
          <w:numId w:val="17"/>
        </w:numPr>
        <w:jc w:val="both"/>
      </w:pPr>
      <w:r>
        <w:t>Password</w:t>
      </w:r>
    </w:p>
    <w:p w14:paraId="67489D77" w14:textId="1E3722AA" w:rsidR="00130C66" w:rsidRDefault="00783BE7">
      <w:r>
        <w:rPr>
          <w:noProof/>
        </w:rPr>
        <w:lastRenderedPageBreak/>
        <mc:AlternateContent>
          <mc:Choice Requires="wps">
            <w:drawing>
              <wp:anchor distT="45720" distB="45720" distL="114300" distR="114300" simplePos="0" relativeHeight="251678720" behindDoc="0" locked="0" layoutInCell="1" allowOverlap="1" wp14:anchorId="5672CC19" wp14:editId="171F695E">
                <wp:simplePos x="0" y="0"/>
                <wp:positionH relativeFrom="column">
                  <wp:posOffset>4318635</wp:posOffset>
                </wp:positionH>
                <wp:positionV relativeFrom="paragraph">
                  <wp:posOffset>4816</wp:posOffset>
                </wp:positionV>
                <wp:extent cx="1397480" cy="2277374"/>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480" cy="2277374"/>
                        </a:xfrm>
                        <a:prstGeom prst="rect">
                          <a:avLst/>
                        </a:prstGeom>
                        <a:solidFill>
                          <a:srgbClr val="FFFFFF"/>
                        </a:solidFill>
                        <a:ln w="9525">
                          <a:solidFill>
                            <a:srgbClr val="000000"/>
                          </a:solidFill>
                          <a:miter lim="800000"/>
                          <a:headEnd/>
                          <a:tailEnd/>
                        </a:ln>
                      </wps:spPr>
                      <wps:txbx>
                        <w:txbxContent>
                          <w:sdt>
                            <w:sdtPr>
                              <w:id w:val="568603642"/>
                              <w:temporary/>
                              <w:showingPlcHdr/>
                              <w15:appearance w15:val="hidden"/>
                            </w:sdtPr>
                            <w:sdtContent>
                              <w:p w14:paraId="160A573E" w14:textId="77777777" w:rsidR="00783BE7" w:rsidRDefault="00783BE7">
                                <w:r>
                                  <w:t>[Grab your reader’s attention with a great quote from the document or use this space to emphasize a key point. To place this text box anywhere on the page, just drag it.]</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72CC19" id="_x0000_s1039" type="#_x0000_t202" style="position:absolute;margin-left:340.05pt;margin-top:.4pt;width:110.05pt;height:179.3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">
                <v:textbox>
                  <w:txbxContent>
                    <w:sdt>
                      <w:sdtPr>
                        <w:id w:val="568603642"/>
                        <w:temporary/>
                        <w:showingPlcHdr/>
                        <w15:appearance w15:val="hidden"/>
                      </w:sdtPr>
                      <w:sdtContent>
                        <w:p w14:paraId="160A573E" w14:textId="77777777" w:rsidR="00783BE7" w:rsidRDefault="00783BE7">
                          <w:r>
                            <w:t>[Grab your reader’s attention with a great quote from the document or use this space to emphasize a key point. To place this text box anywhere on the page, just drag it.]</w:t>
                          </w:r>
                        </w:p>
                      </w:sdtContent>
                    </w:sdt>
                  </w:txbxContent>
                </v:textbox>
              </v:shape>
            </w:pict>
          </mc:Fallback>
        </mc:AlternateContent>
      </w:r>
      <w:r w:rsidR="00A20FB1">
        <w:rPr>
          <w:noProof/>
        </w:rPr>
        <w:drawing>
          <wp:anchor distT="0" distB="0" distL="114300" distR="114300" simplePos="0" relativeHeight="251677696" behindDoc="1" locked="0" layoutInCell="1" allowOverlap="1" wp14:anchorId="20518435" wp14:editId="66C2ABC1">
            <wp:simplePos x="0" y="0"/>
            <wp:positionH relativeFrom="column">
              <wp:posOffset>0</wp:posOffset>
            </wp:positionH>
            <wp:positionV relativeFrom="paragraph">
              <wp:posOffset>0</wp:posOffset>
            </wp:positionV>
            <wp:extent cx="5731510" cy="1542415"/>
            <wp:effectExtent l="0" t="0" r="2540" b="635"/>
            <wp:wrapTight wrapText="bothSides">
              <wp:wrapPolygon edited="0">
                <wp:start x="0" y="0"/>
                <wp:lineTo x="0" y="21342"/>
                <wp:lineTo x="21538" y="21342"/>
                <wp:lineTo x="21538" y="0"/>
                <wp:lineTo x="0" y="0"/>
              </wp:wrapPolygon>
            </wp:wrapTight>
            <wp:docPr id="16" name="Pictur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a:extLst>
                        <a:ext uri="{C183D7F6-B498-43B3-948B-1728B52AA6E4}">
                          <adec:decorative xmlns:adec="http://schemas.microsoft.com/office/drawing/2017/decorative" val="1"/>
                        </a:ext>
                      </a:extLst>
                    </pic:cNvPr>
                    <pic:cNvPicPr/>
                  </pic:nvPicPr>
                  <pic:blipFill>
                    <a:blip r:embed="rId36">
                      <a:extLst>
                        <a:ext uri="{28A0092B-C50C-407E-A947-70E740481C1C}">
                          <a14:useLocalDpi xmlns:a14="http://schemas.microsoft.com/office/drawing/2010/main" val="0"/>
                        </a:ext>
                      </a:extLst>
                    </a:blip>
                    <a:stretch>
                      <a:fillRect/>
                    </a:stretch>
                  </pic:blipFill>
                  <pic:spPr>
                    <a:xfrm>
                      <a:off x="0" y="0"/>
                      <a:ext cx="5731510" cy="1542415"/>
                    </a:xfrm>
                    <a:prstGeom prst="rect">
                      <a:avLst/>
                    </a:prstGeom>
                  </pic:spPr>
                </pic:pic>
              </a:graphicData>
            </a:graphic>
            <wp14:sizeRelH relativeFrom="page">
              <wp14:pctWidth>0</wp14:pctWidth>
            </wp14:sizeRelH>
            <wp14:sizeRelV relativeFrom="page">
              <wp14:pctHeight>0</wp14:pctHeight>
            </wp14:sizeRelV>
          </wp:anchor>
        </w:drawing>
      </w:r>
      <w:r w:rsidR="00130C66">
        <w:br w:type="page"/>
      </w:r>
    </w:p>
    <w:p w14:paraId="320DDEFD" w14:textId="1FFBE970" w:rsidR="00065521" w:rsidRDefault="00065521" w:rsidP="00065521">
      <w:pPr>
        <w:jc w:val="both"/>
      </w:pPr>
      <w:r>
        <w:lastRenderedPageBreak/>
        <w:t>Upon successful registration:</w:t>
      </w:r>
    </w:p>
    <w:p w14:paraId="59306E9E" w14:textId="77777777" w:rsidR="00065521" w:rsidRDefault="00065521" w:rsidP="00DF4E2E">
      <w:pPr>
        <w:pStyle w:val="ListParagraph"/>
        <w:numPr>
          <w:ilvl w:val="0"/>
          <w:numId w:val="18"/>
        </w:numPr>
        <w:jc w:val="both"/>
      </w:pPr>
      <w:r>
        <w:t>Verification email is sent.</w:t>
      </w:r>
    </w:p>
    <w:p w14:paraId="32109404" w14:textId="77777777" w:rsidR="00065521" w:rsidRDefault="00065521" w:rsidP="00DF4E2E">
      <w:pPr>
        <w:pStyle w:val="ListParagraph"/>
        <w:numPr>
          <w:ilvl w:val="0"/>
          <w:numId w:val="18"/>
        </w:numPr>
        <w:jc w:val="both"/>
      </w:pPr>
      <w:r>
        <w:t>Account is activated after confirmation.</w:t>
      </w:r>
    </w:p>
    <w:p w14:paraId="665DA987" w14:textId="509DB5AF" w:rsidR="00065521" w:rsidRDefault="00065521" w:rsidP="00DF4E2E">
      <w:pPr>
        <w:pStyle w:val="Heading3"/>
      </w:pPr>
      <w:bookmarkStart w:id="35" w:name="_Toc234223262"/>
      <w:r>
        <w:t>Login Process</w:t>
      </w:r>
      <w:bookmarkEnd w:id="35"/>
    </w:p>
    <w:p w14:paraId="323D936F" w14:textId="77777777" w:rsidR="00065521" w:rsidRDefault="00065521" w:rsidP="00065521">
      <w:pPr>
        <w:jc w:val="both"/>
      </w:pPr>
      <w:r>
        <w:t>Users authenticate using:</w:t>
      </w:r>
    </w:p>
    <w:p w14:paraId="687E2608" w14:textId="77777777" w:rsidR="00065521" w:rsidRDefault="00065521" w:rsidP="00DF4E2E">
      <w:pPr>
        <w:pStyle w:val="ListParagraph"/>
        <w:numPr>
          <w:ilvl w:val="0"/>
          <w:numId w:val="19"/>
        </w:numPr>
        <w:jc w:val="both"/>
      </w:pPr>
      <w:r>
        <w:t>Email Address</w:t>
      </w:r>
    </w:p>
    <w:p w14:paraId="4A86024F" w14:textId="77777777" w:rsidR="00065521" w:rsidRDefault="00065521" w:rsidP="00DF4E2E">
      <w:pPr>
        <w:pStyle w:val="ListParagraph"/>
        <w:numPr>
          <w:ilvl w:val="0"/>
          <w:numId w:val="19"/>
        </w:numPr>
        <w:jc w:val="both"/>
      </w:pPr>
      <w:r>
        <w:t>Password</w:t>
      </w:r>
    </w:p>
    <w:p w14:paraId="3E3A8187" w14:textId="77777777" w:rsidR="00DF4E2E" w:rsidRDefault="00DF4E2E" w:rsidP="00065521">
      <w:pPr>
        <w:jc w:val="both"/>
      </w:pPr>
    </w:p>
    <w:bookmarkStart w:id="36" w:name="_Toc234223263"/>
    <w:p w14:paraId="78D9DABD" w14:textId="3292C999" w:rsidR="00065521" w:rsidRDefault="00CB7BE7" w:rsidP="00DF4E2E">
      <w:pPr>
        <w:pStyle w:val="Heading1"/>
      </w:pPr>
      <w:r>
        <w:rPr>
          <w:noProof/>
        </w:rPr>
        <mc:AlternateContent>
          <mc:Choice Requires="am3d">
            <w:drawing>
              <wp:anchor distT="0" distB="0" distL="114300" distR="114300" simplePos="0" relativeHeight="251668480" behindDoc="0" locked="0" layoutInCell="1" allowOverlap="1" wp14:anchorId="44003327" wp14:editId="4B1E81BD">
                <wp:simplePos x="0" y="0"/>
                <wp:positionH relativeFrom="column">
                  <wp:posOffset>4664668</wp:posOffset>
                </wp:positionH>
                <wp:positionV relativeFrom="paragraph">
                  <wp:posOffset>506233</wp:posOffset>
                </wp:positionV>
                <wp:extent cx="1323716" cy="1952243"/>
                <wp:effectExtent l="0" t="0" r="0" b="0"/>
                <wp:wrapSquare wrapText="bothSides"/>
                <wp:docPr id="8" name="3D Model 8" descr="Shopping cart"/>
                <wp:cNvGraphicFramePr>
                  <a:graphicFrameLocks xmlns:a="http://schemas.openxmlformats.org/drawingml/2006/main" noChangeAspect="1"/>
                </wp:cNvGraphicFramePr>
                <a:graphic xmlns:a="http://schemas.openxmlformats.org/drawingml/2006/main">
                  <a:graphicData uri="http://schemas.microsoft.com/office/drawing/2017/model3d">
                    <am3d:model3d r:embed="rId37">
                      <am3d:spPr>
                        <a:xfrm>
                          <a:off x="0" y="0"/>
                          <a:ext cx="1323716" cy="1952243"/>
                        </a:xfrm>
                        <a:prstGeom prst="rect">
                          <a:avLst/>
                        </a:prstGeom>
                      </am3d:spPr>
                      <am3d:camera>
                        <am3d:pos x="0" y="0" z="68201210"/>
                        <am3d:up dx="0" dy="36000000" dz="0"/>
                        <am3d:lookAt x="0" y="0" z="0"/>
                        <am3d:perspective fov="2700000"/>
                      </am3d:camera>
                      <am3d:trans>
                        <am3d:meterPerModelUnit n="4871743" d="1000000"/>
                        <am3d:preTrans dx="0" dy="-18036920" dz="-374796"/>
                        <am3d:scale>
                          <am3d:sx n="1000000" d="1000000"/>
                          <am3d:sy n="1000000" d="1000000"/>
                          <am3d:sz n="1000000" d="1000000"/>
                        </am3d:scale>
                        <am3d:rot ax="1714637" ay="-1779174" az="-904845"/>
                        <am3d:postTrans dx="0" dy="0" dz="0"/>
                      </am3d:trans>
                      <am3d:raster rName="Office3DRenderer" rVer="16.0.8326">
                        <am3d:blip r:embed="rId38"/>
                      </am3d:raster>
                      <am3d:objViewport viewportSz="2046893"/>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68480" behindDoc="0" locked="0" layoutInCell="1" allowOverlap="1" wp14:anchorId="44003327" wp14:editId="4B1E81BD">
                <wp:simplePos x="0" y="0"/>
                <wp:positionH relativeFrom="column">
                  <wp:posOffset>4664668</wp:posOffset>
                </wp:positionH>
                <wp:positionV relativeFrom="paragraph">
                  <wp:posOffset>506233</wp:posOffset>
                </wp:positionV>
                <wp:extent cx="1323716" cy="1952243"/>
                <wp:effectExtent l="0" t="0" r="0" b="0"/>
                <wp:wrapSquare wrapText="bothSides"/>
                <wp:docPr id="8" name="3D Model 8" descr="Shopping cart"/>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8" name="3D Model 8" descr="Shopping cart"/>
                        <pic:cNvPicPr>
                          <a:picLocks noGrp="1" noRot="1" noChangeAspect="1" noMove="1" noResize="1" noEditPoints="1" noAdjustHandles="1" noChangeArrowheads="1" noChangeShapeType="1" noCrop="1"/>
                        </pic:cNvPicPr>
                      </pic:nvPicPr>
                      <pic:blipFill>
                        <a:blip r:embed="rId38"/>
                        <a:stretch>
                          <a:fillRect/>
                        </a:stretch>
                      </pic:blipFill>
                      <pic:spPr>
                        <a:xfrm>
                          <a:off x="0" y="0"/>
                          <a:ext cx="1323340" cy="1951990"/>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00065521">
        <w:t>20. Conclusion</w:t>
      </w:r>
      <w:bookmarkEnd w:id="36"/>
    </w:p>
    <w:p w14:paraId="06363B14" w14:textId="73EEFDFD" w:rsidR="00065521" w:rsidRDefault="00065521" w:rsidP="00065521">
      <w:pPr>
        <w:jc w:val="both"/>
      </w:pPr>
      <w:bookmarkStart w:id="37" w:name="EComConcl"/>
      <w:r>
        <w:t xml:space="preserve">The E-Commerce Web-Based Platform serves as a complete digital commerce solution that streamlines online business operations while providing </w:t>
      </w:r>
      <w:r w:rsidR="008B206D">
        <w:t>user</w:t>
      </w:r>
      <w:r>
        <w:t xml:space="preserve">s with a secure and efficient shopping experience. Through its integrated modules—including user management, product management, inventory control, order processing, payment handling, reporting, and </w:t>
      </w:r>
      <w:r w:rsidR="008B206D">
        <w:t>user</w:t>
      </w:r>
      <w:r>
        <w:t xml:space="preserve"> relationship management—the platform supports the full e-commerce lifecycle.</w:t>
      </w:r>
    </w:p>
    <w:bookmarkEnd w:id="37"/>
    <w:p w14:paraId="636892AC" w14:textId="194B7B34" w:rsidR="00CB7BE7" w:rsidRDefault="00CB7BE7" w:rsidP="00065521">
      <w:pPr>
        <w:jc w:val="both"/>
      </w:pPr>
      <w:r>
        <w:rPr>
          <w:noProof/>
        </w:rPr>
        <mc:AlternateContent>
          <mc:Choice Requires="am3d">
            <w:drawing>
              <wp:anchor distT="0" distB="0" distL="114300" distR="114300" simplePos="0" relativeHeight="251669504" behindDoc="0" locked="0" layoutInCell="1" allowOverlap="1" wp14:anchorId="73F5BB67" wp14:editId="6C641902">
                <wp:simplePos x="0" y="0"/>
                <wp:positionH relativeFrom="column">
                  <wp:posOffset>3798911</wp:posOffset>
                </wp:positionH>
                <wp:positionV relativeFrom="paragraph">
                  <wp:posOffset>655595</wp:posOffset>
                </wp:positionV>
                <wp:extent cx="1866900" cy="1771650"/>
                <wp:effectExtent l="0" t="0" r="0" b="0"/>
                <wp:wrapSquare wrapText="bothSides"/>
                <wp:docPr id="9" name="3D Model 9" descr="Smiling Face With Sunglasses Emoji"/>
                <wp:cNvGraphicFramePr>
                  <a:graphicFrameLocks xmlns:a="http://schemas.openxmlformats.org/drawingml/2006/main" noChangeAspect="1"/>
                </wp:cNvGraphicFramePr>
                <a:graphic xmlns:a="http://schemas.openxmlformats.org/drawingml/2006/main">
                  <a:graphicData uri="http://schemas.microsoft.com/office/drawing/2017/model3d">
                    <am3d:model3d r:embed="rId39">
                      <am3d:spPr>
                        <a:xfrm>
                          <a:off x="0" y="0"/>
                          <a:ext cx="1866900" cy="1771650"/>
                        </a:xfrm>
                        <a:prstGeom prst="rect">
                          <a:avLst/>
                        </a:prstGeom>
                      </am3d:spPr>
                      <am3d:camera>
                        <am3d:pos x="0" y="0" z="78334150"/>
                        <am3d:up dx="0" dy="36000000" dz="0"/>
                        <am3d:lookAt x="0" y="0" z="0"/>
                        <am3d:perspective fov="2700000"/>
                      </am3d:camera>
                      <am3d:trans>
                        <am3d:meterPerModelUnit n="88884" d="1000000"/>
                        <am3d:preTrans dx="1832" dy="-16799170" dz="-1200816"/>
                        <am3d:scale>
                          <am3d:sx n="1000000" d="1000000"/>
                          <am3d:sy n="1000000" d="1000000"/>
                          <am3d:sz n="1000000" d="1000000"/>
                        </am3d:scale>
                        <am3d:rot ax="414829" ay="-137127" az="-16631"/>
                        <am3d:postTrans dx="0" dy="0" dz="0"/>
                      </am3d:trans>
                      <am3d:raster rName="Office3DRenderer" rVer="16.0.8326">
                        <am3d:blip r:embed="rId40"/>
                      </am3d:raster>
                      <am3d:objViewport viewportSz="3200400"/>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69504" behindDoc="0" locked="0" layoutInCell="1" allowOverlap="1" wp14:anchorId="73F5BB67" wp14:editId="6C641902">
                <wp:simplePos x="0" y="0"/>
                <wp:positionH relativeFrom="column">
                  <wp:posOffset>3798911</wp:posOffset>
                </wp:positionH>
                <wp:positionV relativeFrom="paragraph">
                  <wp:posOffset>655595</wp:posOffset>
                </wp:positionV>
                <wp:extent cx="1866900" cy="1771650"/>
                <wp:effectExtent l="0" t="0" r="0" b="0"/>
                <wp:wrapSquare wrapText="bothSides"/>
                <wp:docPr id="9" name="3D Model 9" descr="Smiling Face With Sunglasses Emoji"/>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9" name="3D Model 9" descr="Smiling Face With Sunglasses Emoji"/>
                        <pic:cNvPicPr>
                          <a:picLocks noGrp="1" noRot="1" noChangeAspect="1" noMove="1" noResize="1" noEditPoints="1" noAdjustHandles="1" noChangeArrowheads="1" noChangeShapeType="1" noCrop="1"/>
                        </pic:cNvPicPr>
                      </pic:nvPicPr>
                      <pic:blipFill>
                        <a:blip r:embed="rId40"/>
                        <a:stretch>
                          <a:fillRect/>
                        </a:stretch>
                      </pic:blipFill>
                      <pic:spPr>
                        <a:xfrm>
                          <a:off x="0" y="0"/>
                          <a:ext cx="1866900" cy="1771650"/>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00065521">
        <w:t xml:space="preserve">The system is designed to be scalable, secure, and adaptable to the needs of businesses ranging from small startups to large enterprises. By leveraging modern web technologies and best practices, the platform helps organizations improve operational efficiency, increase revenue, enhance </w:t>
      </w:r>
      <w:r w:rsidR="008B206D">
        <w:t>user</w:t>
      </w:r>
      <w:r w:rsidR="00065521">
        <w:t xml:space="preserve"> engagement, and remain competitive in the rapidly evolving digital marketplace.</w:t>
      </w:r>
    </w:p>
    <w:p w14:paraId="34C37116" w14:textId="331DB2DC" w:rsidR="00AB4D8E" w:rsidRDefault="00065521" w:rsidP="00065521">
      <w:pPr>
        <w:jc w:val="both"/>
      </w:pPr>
      <w:r>
        <w:t>This documentation serves as a comprehensive reference for stakeholders, developers, project managers, testers, and future maintenance teams involved in the development and deployment of the E-Commerce Web-Based Platform.</w:t>
      </w:r>
    </w:p>
    <w:p w14:paraId="3C6F0F0A" w14:textId="04178231" w:rsidR="00C870CB" w:rsidRDefault="00C870CB" w:rsidP="00065521">
      <w:pPr>
        <w:jc w:val="both"/>
      </w:pPr>
      <w:r>
        <w:t>I’ve mentioned earlier in the intro. Look bellow</w:t>
      </w:r>
    </w:p>
    <w:p w14:paraId="55051E26" w14:textId="36F9331C" w:rsidR="00C870CB" w:rsidRPr="00751964" w:rsidRDefault="00C870CB" w:rsidP="00751964">
      <w:pPr>
        <w:keepNext/>
        <w:framePr w:dropCap="drop" w:lines="3" w:wrap="around" w:vAnchor="text" w:hAnchor="text"/>
        <w:spacing w:after="0" w:line="1018" w:lineRule="exact"/>
        <w:jc w:val="both"/>
        <w:textAlignment w:val="baseline"/>
        <w:rPr>
          <w:noProof/>
          <w:position w:val="-9"/>
          <w:sz w:val="129"/>
        </w:rPr>
      </w:pPr>
      <w:r>
        <w:fldChar w:fldCharType="begin"/>
      </w:r>
      <w:r>
        <w:instrText xml:space="preserve"> REF EComImp \h </w:instrText>
      </w:r>
      <w:r>
        <w:fldChar w:fldCharType="separate"/>
      </w:r>
      <w:r w:rsidRPr="00751964">
        <w:rPr>
          <w:position w:val="-9"/>
          <w:sz w:val="129"/>
        </w:rPr>
        <w:t>T</w:t>
      </w:r>
    </w:p>
    <w:p w14:paraId="406289D9" w14:textId="77777777" w:rsidR="00C870CB" w:rsidRDefault="00C870CB" w:rsidP="00065521">
      <w:pPr>
        <w:jc w:val="both"/>
      </w:pPr>
      <w:r>
        <w:t>he E-Commerce Web-Based Platform is a digital marketplace designed to facilitate the buying and selling of products through an online environment. The platform enables users to browse products, compare prices, add products to their shopping cart, place orders, make payments securely, and track deliveries from anywhere and at any time.</w:t>
      </w:r>
    </w:p>
    <w:p w14:paraId="7CD7AAC9" w14:textId="1F4F0ED8" w:rsidR="00C870CB" w:rsidRDefault="00C870CB" w:rsidP="00065521">
      <w:pPr>
        <w:jc w:val="both"/>
      </w:pPr>
      <w:r>
        <w:fldChar w:fldCharType="end"/>
      </w:r>
    </w:p>
    <w:p w14:paraId="1B6361E5" w14:textId="77777777" w:rsidR="00C870CB" w:rsidRDefault="00C870CB" w:rsidP="00065521">
      <w:pPr>
        <w:jc w:val="both"/>
      </w:pPr>
    </w:p>
    <w:sdt>
      <w:sdtPr>
        <w:rPr>
          <w:rFonts w:asciiTheme="minorHAnsi" w:eastAsiaTheme="minorEastAsia" w:hAnsiTheme="minorHAnsi" w:cstheme="minorBidi"/>
          <w:caps w:val="0"/>
          <w:spacing w:val="0"/>
          <w:sz w:val="21"/>
          <w:szCs w:val="21"/>
        </w:rPr>
        <w:id w:val="99308313"/>
        <w:docPartObj>
          <w:docPartGallery w:val="Bibliographies"/>
          <w:docPartUnique/>
        </w:docPartObj>
      </w:sdtPr>
      <w:sdtContent>
        <w:p w14:paraId="4D7B4ACC" w14:textId="70F85C31" w:rsidR="00C870CB" w:rsidRDefault="00C870CB">
          <w:pPr>
            <w:pStyle w:val="Heading1"/>
          </w:pPr>
          <w:r>
            <w:t>Bibliography</w:t>
          </w:r>
        </w:p>
        <w:sdt>
          <w:sdtPr>
            <w:id w:val="111145805"/>
            <w:bibliography/>
          </w:sdtPr>
          <w:sdtContent>
            <w:p w14:paraId="14FDF9BA" w14:textId="77777777" w:rsidR="00C870CB" w:rsidRDefault="00C870CB" w:rsidP="00C870CB">
              <w:pPr>
                <w:pStyle w:val="Bibliography"/>
                <w:rPr>
                  <w:noProof/>
                  <w:sz w:val="24"/>
                  <w:szCs w:val="24"/>
                </w:rPr>
              </w:pPr>
              <w:r>
                <w:fldChar w:fldCharType="begin"/>
              </w:r>
              <w:r>
                <w:instrText xml:space="preserve"> BIBLIOGRAPHY </w:instrText>
              </w:r>
              <w:r>
                <w:fldChar w:fldCharType="separate"/>
              </w:r>
              <w:r>
                <w:rPr>
                  <w:b/>
                  <w:bCs/>
                  <w:noProof/>
                </w:rPr>
                <w:t>Doe John</w:t>
              </w:r>
              <w:r>
                <w:rPr>
                  <w:noProof/>
                </w:rPr>
                <w:t xml:space="preserve"> ECommerce 0 To Hero Guide [Book]. - Lahore : ABC Publishers, 2025.</w:t>
              </w:r>
            </w:p>
            <w:p w14:paraId="6E621874" w14:textId="77777777" w:rsidR="00C870CB" w:rsidRDefault="00C870CB" w:rsidP="00C870CB">
              <w:pPr>
                <w:pStyle w:val="Bibliography"/>
                <w:rPr>
                  <w:noProof/>
                </w:rPr>
              </w:pPr>
              <w:r>
                <w:rPr>
                  <w:b/>
                  <w:bCs/>
                  <w:noProof/>
                </w:rPr>
                <w:lastRenderedPageBreak/>
                <w:t>Fareed Ali</w:t>
              </w:r>
              <w:r>
                <w:rPr>
                  <w:noProof/>
                </w:rPr>
                <w:t xml:space="preserve"> Programming Fundamentals [Book]. - Karachi : ABC Publishers, 2026.</w:t>
              </w:r>
            </w:p>
            <w:p w14:paraId="0DF14722" w14:textId="1890401D" w:rsidR="00C870CB" w:rsidRDefault="00C870CB" w:rsidP="00C870CB">
              <w:r>
                <w:rPr>
                  <w:b/>
                  <w:bCs/>
                  <w:noProof/>
                </w:rPr>
                <w:fldChar w:fldCharType="end"/>
              </w:r>
            </w:p>
          </w:sdtContent>
        </w:sdt>
      </w:sdtContent>
    </w:sdt>
    <w:p w14:paraId="389E9EF1" w14:textId="77777777" w:rsidR="00C870CB" w:rsidRDefault="00C870CB" w:rsidP="00065521">
      <w:pPr>
        <w:jc w:val="both"/>
      </w:pPr>
    </w:p>
    <w:sectPr w:rsidR="00C870CB" w:rsidSect="000C0EEE">
      <w:headerReference w:type="default" r:id="rId41"/>
      <w:footerReference w:type="default" r:id="rId42"/>
      <w:pgSz w:w="11906" w:h="16838"/>
      <w:pgMar w:top="1440" w:right="1440" w:bottom="1440" w:left="1440" w:header="708" w:footer="708" w:gutter="0"/>
      <w:pgBorders w:offsetFrom="page">
        <w:bottom w:val="triple" w:sz="4" w:space="24" w:color="auto"/>
        <w:right w:val="triple" w:sz="4" w:space="24" w:color="auto"/>
      </w:pgBorders>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 w:author="student" w:date="2026-06-29T10:13:00Z" w:initials="s">
    <w:p w14:paraId="18593CCD" w14:textId="7395ABA9" w:rsidR="00184309" w:rsidRDefault="00184309">
      <w:pPr>
        <w:pStyle w:val="CommentText"/>
      </w:pPr>
      <w:r>
        <w:rPr>
          <w:rStyle w:val="CommentReference"/>
        </w:rPr>
        <w:annotationRef/>
      </w:r>
      <w:r>
        <w:t>Good Work</w:t>
      </w:r>
    </w:p>
  </w:comment>
  <w:comment w:id="10" w:author="student" w:date="2026-06-29T10:13:00Z" w:initials="s">
    <w:p w14:paraId="4FE76B37" w14:textId="6B5E2871" w:rsidR="00184309" w:rsidRDefault="00184309">
      <w:pPr>
        <w:pStyle w:val="CommentText"/>
      </w:pPr>
      <w:r>
        <w:rPr>
          <w:rStyle w:val="CommentReference"/>
        </w:rPr>
        <w:annotationRef/>
      </w:r>
      <w:r>
        <w:t>Typo Found</w:t>
      </w:r>
    </w:p>
  </w:comment>
  <w:comment w:id="21" w:author="student" w:date="2026-06-29T10:14:00Z" w:initials="s">
    <w:p w14:paraId="7C1837CD" w14:textId="123575A5" w:rsidR="00F31EE5" w:rsidRDefault="00F31EE5">
      <w:pPr>
        <w:pStyle w:val="CommentText"/>
      </w:pPr>
      <w:r>
        <w:rPr>
          <w:rStyle w:val="CommentReference"/>
        </w:rPr>
        <w:annotationRef/>
      </w:r>
      <w:r>
        <w:t>Problem Statement is not proper, go through the matter and write it again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8593CCD" w15:done="0"/>
  <w15:commentEx w15:paraId="4FE76B37" w15:done="0"/>
  <w15:commentEx w15:paraId="7C1837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B2BB803" w16cex:dateUtc="2026-06-29T05:13:00Z"/>
  <w16cex:commentExtensible w16cex:durableId="3159E894" w16cex:dateUtc="2026-06-29T05:13:00Z"/>
  <w16cex:commentExtensible w16cex:durableId="1005F897" w16cex:dateUtc="2026-06-29T05: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8593CCD" w16cid:durableId="2B2BB803"/>
  <w16cid:commentId w16cid:paraId="4FE76B37" w16cid:durableId="3159E894"/>
  <w16cid:commentId w16cid:paraId="7C1837CD" w16cid:durableId="1005F8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97D4D8" w14:textId="77777777" w:rsidR="00BC19EF" w:rsidRDefault="00BC19EF" w:rsidP="00043EE5">
      <w:pPr>
        <w:spacing w:after="0" w:line="240" w:lineRule="auto"/>
      </w:pPr>
      <w:r>
        <w:separator/>
      </w:r>
    </w:p>
  </w:endnote>
  <w:endnote w:type="continuationSeparator" w:id="0">
    <w:p w14:paraId="175F191A" w14:textId="77777777" w:rsidR="00BC19EF" w:rsidRDefault="00BC19EF" w:rsidP="00043EE5">
      <w:pPr>
        <w:spacing w:after="0" w:line="240" w:lineRule="auto"/>
      </w:pPr>
      <w:r>
        <w:continuationSeparator/>
      </w:r>
    </w:p>
  </w:endnote>
  <w:endnote w:id="1">
    <w:p w14:paraId="7FA21DC3" w14:textId="16CA1BA3" w:rsidR="00C870CB" w:rsidRPr="00C870CB" w:rsidRDefault="00C870CB">
      <w:pPr>
        <w:pStyle w:val="EndnoteText"/>
        <w:rPr>
          <w:lang w:val="en-US"/>
        </w:rPr>
      </w:pPr>
      <w:r>
        <w:rPr>
          <w:rStyle w:val="EndnoteReference"/>
        </w:rPr>
        <w:endnoteRef/>
      </w:r>
      <w:r>
        <w:t xml:space="preserve"> </w:t>
      </w:r>
      <w:sdt>
        <w:sdtPr>
          <w:id w:val="-1745330727"/>
          <w:citation/>
        </w:sdtPr>
        <w:sdtContent>
          <w:r>
            <w:fldChar w:fldCharType="begin"/>
          </w:r>
          <w:r>
            <w:rPr>
              <w:lang w:val="en-US"/>
            </w:rPr>
            <w:instrText xml:space="preserve"> CITATION Joh25 \l 1033 </w:instrText>
          </w:r>
          <w:r>
            <w:fldChar w:fldCharType="separate"/>
          </w:r>
          <w:r>
            <w:rPr>
              <w:noProof/>
              <w:lang w:val="en-US"/>
            </w:rPr>
            <w:t>(Doe, 2025)</w:t>
          </w:r>
          <w:r>
            <w:fldChar w:fldCharType="end"/>
          </w:r>
        </w:sdtContent>
      </w:sdt>
    </w:p>
  </w:endnote>
  <w:endnote w:id="2">
    <w:p w14:paraId="68D0F95D" w14:textId="2A36F077" w:rsidR="00355440" w:rsidRPr="00355440" w:rsidRDefault="00355440">
      <w:pPr>
        <w:pStyle w:val="EndnoteText"/>
        <w:rPr>
          <w:lang w:val="en-US"/>
        </w:rPr>
      </w:pPr>
      <w:r>
        <w:rPr>
          <w:rStyle w:val="EndnoteReference"/>
        </w:rPr>
        <w:endnoteRef/>
      </w:r>
      <w:r>
        <w:t xml:space="preserve"> </w:t>
      </w:r>
      <w:r>
        <w:rPr>
          <w:lang w:val="en-US"/>
        </w:rPr>
        <w:t>Took This from Alex Smith’s Ecommerce Guide</w:t>
      </w:r>
      <w:sdt>
        <w:sdtPr>
          <w:rPr>
            <w:lang w:val="en-US"/>
          </w:rPr>
          <w:id w:val="-617066725"/>
          <w:citation/>
        </w:sdtPr>
        <w:sdtContent>
          <w:r w:rsidR="00C870CB">
            <w:rPr>
              <w:lang w:val="en-US"/>
            </w:rPr>
            <w:fldChar w:fldCharType="begin"/>
          </w:r>
          <w:r w:rsidR="00C870CB">
            <w:rPr>
              <w:lang w:val="en-US"/>
            </w:rPr>
            <w:instrText xml:space="preserve"> CITATION Ali26 \l 1033 </w:instrText>
          </w:r>
          <w:r w:rsidR="00C870CB">
            <w:rPr>
              <w:lang w:val="en-US"/>
            </w:rPr>
            <w:fldChar w:fldCharType="separate"/>
          </w:r>
          <w:r w:rsidR="00C870CB">
            <w:rPr>
              <w:noProof/>
              <w:lang w:val="en-US"/>
            </w:rPr>
            <w:t xml:space="preserve"> (Fareed, 2026)</w:t>
          </w:r>
          <w:r w:rsidR="00C870CB">
            <w:rPr>
              <w:lang w:val="en-US"/>
            </w:rPr>
            <w:fldChar w:fldCharType="end"/>
          </w:r>
        </w:sdtContent>
      </w:sdt>
      <w:sdt>
        <w:sdtPr>
          <w:rPr>
            <w:lang w:val="en-US"/>
          </w:rPr>
          <w:id w:val="1753538395"/>
          <w:citation/>
        </w:sdtPr>
        <w:sdtContent>
          <w:r w:rsidR="00C870CB">
            <w:rPr>
              <w:lang w:val="en-US"/>
            </w:rPr>
            <w:fldChar w:fldCharType="begin"/>
          </w:r>
          <w:r w:rsidR="00C870CB">
            <w:rPr>
              <w:lang w:val="en-US"/>
            </w:rPr>
            <w:instrText xml:space="preserve"> CITATION Joh25 \l 1033 </w:instrText>
          </w:r>
          <w:r w:rsidR="00C870CB">
            <w:rPr>
              <w:lang w:val="en-US"/>
            </w:rPr>
            <w:fldChar w:fldCharType="separate"/>
          </w:r>
          <w:r w:rsidR="00C870CB">
            <w:rPr>
              <w:noProof/>
              <w:lang w:val="en-US"/>
            </w:rPr>
            <w:t xml:space="preserve"> (Doe, 2025)</w:t>
          </w:r>
          <w:r w:rsidR="00C870CB">
            <w:rPr>
              <w:lang w:val="en-US"/>
            </w:rPr>
            <w:fldChar w:fldCharType="end"/>
          </w:r>
        </w:sdtContent>
      </w:sdt>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35B21" w14:textId="77777777" w:rsidR="00043EE5" w:rsidRDefault="00043EE5">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632F4154" w14:textId="77777777" w:rsidR="00043EE5" w:rsidRDefault="00043E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1B3DE3" w14:textId="77777777" w:rsidR="00BC19EF" w:rsidRDefault="00BC19EF" w:rsidP="00043EE5">
      <w:pPr>
        <w:spacing w:after="0" w:line="240" w:lineRule="auto"/>
      </w:pPr>
      <w:r>
        <w:separator/>
      </w:r>
    </w:p>
  </w:footnote>
  <w:footnote w:type="continuationSeparator" w:id="0">
    <w:p w14:paraId="08AB5BA4" w14:textId="77777777" w:rsidR="00BC19EF" w:rsidRDefault="00BC19EF" w:rsidP="00043EE5">
      <w:pPr>
        <w:spacing w:after="0" w:line="240" w:lineRule="auto"/>
      </w:pPr>
      <w:r>
        <w:continuationSeparator/>
      </w:r>
    </w:p>
  </w:footnote>
  <w:footnote w:id="1">
    <w:p w14:paraId="56ACFFF9" w14:textId="1B462780" w:rsidR="00C870CB" w:rsidRPr="00C870CB" w:rsidRDefault="00C870CB">
      <w:pPr>
        <w:pStyle w:val="FootnoteText"/>
        <w:rPr>
          <w:lang w:val="en-US"/>
        </w:rPr>
      </w:pPr>
      <w:r>
        <w:rPr>
          <w:rStyle w:val="FootnoteReference"/>
        </w:rPr>
        <w:footnoteRef/>
      </w:r>
      <w:r>
        <w:t xml:space="preserve"> </w:t>
      </w:r>
      <w:sdt>
        <w:sdtPr>
          <w:id w:val="-165172996"/>
          <w:citation/>
        </w:sdtPr>
        <w:sdtContent>
          <w:r>
            <w:fldChar w:fldCharType="begin"/>
          </w:r>
          <w:r>
            <w:rPr>
              <w:lang w:val="en-US"/>
            </w:rPr>
            <w:instrText xml:space="preserve"> CITATION Ali26 \l 1033 </w:instrText>
          </w:r>
          <w:r>
            <w:fldChar w:fldCharType="separate"/>
          </w:r>
          <w:r>
            <w:rPr>
              <w:noProof/>
              <w:lang w:val="en-US"/>
            </w:rPr>
            <w:t>(Fareed, 2026)</w:t>
          </w:r>
          <w:r>
            <w:fldChar w:fldCharType="end"/>
          </w:r>
        </w:sdtContent>
      </w:sdt>
    </w:p>
  </w:footnote>
  <w:footnote w:id="2">
    <w:p w14:paraId="7FC0F054" w14:textId="66AC2677" w:rsidR="002B676E" w:rsidRPr="002B676E" w:rsidRDefault="002B676E">
      <w:pPr>
        <w:pStyle w:val="FootnoteText"/>
        <w:rPr>
          <w:lang w:val="en-US"/>
        </w:rPr>
      </w:pPr>
      <w:r>
        <w:rPr>
          <w:rStyle w:val="FootnoteReference"/>
        </w:rPr>
        <w:footnoteRef/>
      </w:r>
      <w:r>
        <w:t xml:space="preserve"> </w:t>
      </w:r>
      <w:r>
        <w:rPr>
          <w:lang w:val="en-US"/>
        </w:rPr>
        <w:t>Took this from ABC Web</w:t>
      </w:r>
      <w:r w:rsidR="00EE762E">
        <w:rPr>
          <w:lang w:val="en-US"/>
        </w:rPr>
        <w:t>site</w:t>
      </w:r>
    </w:p>
  </w:footnote>
  <w:footnote w:id="3">
    <w:p w14:paraId="70D1AE69" w14:textId="245EBDAA" w:rsidR="00D976A2" w:rsidRPr="00D976A2" w:rsidRDefault="00D976A2">
      <w:pPr>
        <w:pStyle w:val="FootnoteText"/>
        <w:rPr>
          <w:lang w:val="en-US"/>
        </w:rPr>
      </w:pPr>
      <w:r>
        <w:rPr>
          <w:rStyle w:val="FootnoteReference"/>
        </w:rPr>
        <w:footnoteRef/>
      </w:r>
      <w:r>
        <w:t xml:space="preserve"> </w:t>
      </w:r>
      <w:r>
        <w:rPr>
          <w:lang w:val="en-US"/>
        </w:rPr>
        <w:t>Took this from Article</w:t>
      </w:r>
    </w:p>
  </w:footnote>
  <w:footnote w:id="4">
    <w:p w14:paraId="6F32CC06" w14:textId="2BE7D693" w:rsidR="00031F9D" w:rsidRPr="00031F9D" w:rsidRDefault="00031F9D">
      <w:pPr>
        <w:pStyle w:val="FootnoteText"/>
        <w:rPr>
          <w:lang w:val="en-US"/>
        </w:rPr>
      </w:pPr>
      <w:r>
        <w:rPr>
          <w:rStyle w:val="FootnoteReference"/>
        </w:rPr>
        <w:footnoteRef/>
      </w:r>
      <w:r>
        <w:t xml:space="preserve"> </w:t>
      </w:r>
      <w:r>
        <w:rPr>
          <w:lang w:val="en-US"/>
        </w:rPr>
        <w:t>Aliexpress.com</w:t>
      </w:r>
    </w:p>
  </w:footnote>
  <w:footnote w:id="5">
    <w:p w14:paraId="0B08B6CA" w14:textId="64E6F8A6" w:rsidR="00605F46" w:rsidRPr="00605F46" w:rsidRDefault="00605F46">
      <w:pPr>
        <w:pStyle w:val="FootnoteText"/>
        <w:rPr>
          <w:lang w:val="en-US"/>
        </w:rPr>
      </w:pPr>
      <w:r>
        <w:rPr>
          <w:rStyle w:val="FootnoteReference"/>
        </w:rPr>
        <w:footnoteRef/>
      </w:r>
      <w:r>
        <w:t xml:space="preserve"> </w:t>
      </w:r>
      <w:r>
        <w:rPr>
          <w:lang w:val="en-US"/>
        </w:rPr>
        <w:t>These points are not from ordinary mindset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6EEF1" w14:textId="38B79336" w:rsidR="00B365DF" w:rsidRDefault="00B365DF" w:rsidP="00B365DF">
    <w:pPr>
      <w:pStyle w:val="Header"/>
      <w:jc w:val="center"/>
    </w:pPr>
    <w:r>
      <w:t>ECOMMERCE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D1767"/>
    <w:multiLevelType w:val="hybridMultilevel"/>
    <w:tmpl w:val="0D6680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D98338A"/>
    <w:multiLevelType w:val="hybridMultilevel"/>
    <w:tmpl w:val="0192B2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A9B6818"/>
    <w:multiLevelType w:val="hybridMultilevel"/>
    <w:tmpl w:val="53DEFD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E8E54FE"/>
    <w:multiLevelType w:val="hybridMultilevel"/>
    <w:tmpl w:val="C9B6C4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0BD20DF"/>
    <w:multiLevelType w:val="hybridMultilevel"/>
    <w:tmpl w:val="926E01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1B01725"/>
    <w:multiLevelType w:val="hybridMultilevel"/>
    <w:tmpl w:val="488816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27528DA"/>
    <w:multiLevelType w:val="hybridMultilevel"/>
    <w:tmpl w:val="FD82E6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F5E5C75"/>
    <w:multiLevelType w:val="hybridMultilevel"/>
    <w:tmpl w:val="8CEEF3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3160B4B"/>
    <w:multiLevelType w:val="hybridMultilevel"/>
    <w:tmpl w:val="E934FF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43A4707"/>
    <w:multiLevelType w:val="hybridMultilevel"/>
    <w:tmpl w:val="117AB5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8D50B62"/>
    <w:multiLevelType w:val="hybridMultilevel"/>
    <w:tmpl w:val="C99859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93A319A"/>
    <w:multiLevelType w:val="hybridMultilevel"/>
    <w:tmpl w:val="1D94FB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A6C7BD0"/>
    <w:multiLevelType w:val="hybridMultilevel"/>
    <w:tmpl w:val="7D4EB4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BAD2529"/>
    <w:multiLevelType w:val="hybridMultilevel"/>
    <w:tmpl w:val="A9C223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EB565F4"/>
    <w:multiLevelType w:val="hybridMultilevel"/>
    <w:tmpl w:val="1AB641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54CC6C73"/>
    <w:multiLevelType w:val="hybridMultilevel"/>
    <w:tmpl w:val="8A7E94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5B2C7F66"/>
    <w:multiLevelType w:val="hybridMultilevel"/>
    <w:tmpl w:val="A3068B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427732C"/>
    <w:multiLevelType w:val="hybridMultilevel"/>
    <w:tmpl w:val="40E26F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6A16DAA"/>
    <w:multiLevelType w:val="hybridMultilevel"/>
    <w:tmpl w:val="DA245B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42181134">
    <w:abstractNumId w:val="10"/>
  </w:num>
  <w:num w:numId="2" w16cid:durableId="915282853">
    <w:abstractNumId w:val="12"/>
  </w:num>
  <w:num w:numId="3" w16cid:durableId="608895772">
    <w:abstractNumId w:val="18"/>
  </w:num>
  <w:num w:numId="4" w16cid:durableId="757865718">
    <w:abstractNumId w:val="7"/>
  </w:num>
  <w:num w:numId="5" w16cid:durableId="2078017243">
    <w:abstractNumId w:val="14"/>
  </w:num>
  <w:num w:numId="6" w16cid:durableId="1827865767">
    <w:abstractNumId w:val="8"/>
  </w:num>
  <w:num w:numId="7" w16cid:durableId="1673988630">
    <w:abstractNumId w:val="5"/>
  </w:num>
  <w:num w:numId="8" w16cid:durableId="575631851">
    <w:abstractNumId w:val="3"/>
  </w:num>
  <w:num w:numId="9" w16cid:durableId="1346980776">
    <w:abstractNumId w:val="6"/>
  </w:num>
  <w:num w:numId="10" w16cid:durableId="1404251868">
    <w:abstractNumId w:val="16"/>
  </w:num>
  <w:num w:numId="11" w16cid:durableId="1857495082">
    <w:abstractNumId w:val="4"/>
  </w:num>
  <w:num w:numId="12" w16cid:durableId="1646087509">
    <w:abstractNumId w:val="0"/>
  </w:num>
  <w:num w:numId="13" w16cid:durableId="1185746552">
    <w:abstractNumId w:val="15"/>
  </w:num>
  <w:num w:numId="14" w16cid:durableId="228881539">
    <w:abstractNumId w:val="1"/>
  </w:num>
  <w:num w:numId="15" w16cid:durableId="225842615">
    <w:abstractNumId w:val="9"/>
  </w:num>
  <w:num w:numId="16" w16cid:durableId="448207532">
    <w:abstractNumId w:val="17"/>
  </w:num>
  <w:num w:numId="17" w16cid:durableId="422184073">
    <w:abstractNumId w:val="11"/>
  </w:num>
  <w:num w:numId="18" w16cid:durableId="986938173">
    <w:abstractNumId w:val="2"/>
  </w:num>
  <w:num w:numId="19" w16cid:durableId="114762913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udent">
    <w15:presenceInfo w15:providerId="None" w15:userId="stud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displayBackgroundShape/>
  <w:proofState w:spelling="clean" w:grammar="clean"/>
  <w:documentProtection w:edit="readOnly" w:formatting="1" w:enforcement="0"/>
  <w:defaultTabStop w:val="720"/>
  <w:characterSpacingControl w:val="doNotCompress"/>
  <w:hdrShapeDefaults>
    <o:shapedefaults v:ext="edit" spidmax="2050">
      <o:colormru v:ext="edit" colors="#f3f3f3"/>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521"/>
    <w:rsid w:val="00031F9D"/>
    <w:rsid w:val="00043EE5"/>
    <w:rsid w:val="00065521"/>
    <w:rsid w:val="000C0EEE"/>
    <w:rsid w:val="000C6626"/>
    <w:rsid w:val="00117623"/>
    <w:rsid w:val="0012233D"/>
    <w:rsid w:val="00130C66"/>
    <w:rsid w:val="00132C31"/>
    <w:rsid w:val="001333F4"/>
    <w:rsid w:val="0014266A"/>
    <w:rsid w:val="00176383"/>
    <w:rsid w:val="00184309"/>
    <w:rsid w:val="00240563"/>
    <w:rsid w:val="002843B6"/>
    <w:rsid w:val="002B278B"/>
    <w:rsid w:val="002B676E"/>
    <w:rsid w:val="002C2283"/>
    <w:rsid w:val="002D25A9"/>
    <w:rsid w:val="003263A4"/>
    <w:rsid w:val="00355440"/>
    <w:rsid w:val="003D1D17"/>
    <w:rsid w:val="004A6548"/>
    <w:rsid w:val="004B0CC2"/>
    <w:rsid w:val="00545572"/>
    <w:rsid w:val="00592F32"/>
    <w:rsid w:val="00605F46"/>
    <w:rsid w:val="006F7EE3"/>
    <w:rsid w:val="00735EE7"/>
    <w:rsid w:val="00751964"/>
    <w:rsid w:val="00783BE7"/>
    <w:rsid w:val="008B206D"/>
    <w:rsid w:val="009A5945"/>
    <w:rsid w:val="00A20FB1"/>
    <w:rsid w:val="00A7652D"/>
    <w:rsid w:val="00A919BE"/>
    <w:rsid w:val="00AB4D8E"/>
    <w:rsid w:val="00AC6B29"/>
    <w:rsid w:val="00AD1520"/>
    <w:rsid w:val="00AE67F2"/>
    <w:rsid w:val="00B003AF"/>
    <w:rsid w:val="00B2120E"/>
    <w:rsid w:val="00B365DF"/>
    <w:rsid w:val="00B776C5"/>
    <w:rsid w:val="00B84082"/>
    <w:rsid w:val="00B85ADC"/>
    <w:rsid w:val="00B879FF"/>
    <w:rsid w:val="00B87A33"/>
    <w:rsid w:val="00B93611"/>
    <w:rsid w:val="00BA2835"/>
    <w:rsid w:val="00BB2BC0"/>
    <w:rsid w:val="00BB2E36"/>
    <w:rsid w:val="00BC19EF"/>
    <w:rsid w:val="00BE38D9"/>
    <w:rsid w:val="00C57158"/>
    <w:rsid w:val="00C870CB"/>
    <w:rsid w:val="00CB7BE7"/>
    <w:rsid w:val="00CF7A3F"/>
    <w:rsid w:val="00D96199"/>
    <w:rsid w:val="00D976A2"/>
    <w:rsid w:val="00DB4F85"/>
    <w:rsid w:val="00DF4E2E"/>
    <w:rsid w:val="00E17DD0"/>
    <w:rsid w:val="00E65E3C"/>
    <w:rsid w:val="00E70253"/>
    <w:rsid w:val="00E91AED"/>
    <w:rsid w:val="00EC766D"/>
    <w:rsid w:val="00ED734F"/>
    <w:rsid w:val="00EE4A38"/>
    <w:rsid w:val="00EE762E"/>
    <w:rsid w:val="00F00875"/>
    <w:rsid w:val="00F30D6D"/>
    <w:rsid w:val="00F31EE5"/>
    <w:rsid w:val="00FF35A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3f3f3"/>
    </o:shapedefaults>
    <o:shapelayout v:ext="edit">
      <o:idmap v:ext="edit" data="2"/>
    </o:shapelayout>
  </w:shapeDefaults>
  <w:decimalSymbol w:val="."/>
  <w:listSeparator w:val=","/>
  <w14:docId w14:val="590817B1"/>
  <w15:chartTrackingRefBased/>
  <w15:docId w15:val="{3A5E6D42-6920-436A-983B-A270E5572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PK"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5A9"/>
  </w:style>
  <w:style w:type="paragraph" w:styleId="Heading1">
    <w:name w:val="heading 1"/>
    <w:basedOn w:val="Normal"/>
    <w:next w:val="Normal"/>
    <w:link w:val="Heading1Char"/>
    <w:uiPriority w:val="9"/>
    <w:qFormat/>
    <w:rsid w:val="002D25A9"/>
    <w:pPr>
      <w:keepNext/>
      <w:keepLines/>
      <w:pBdr>
        <w:left w:val="single" w:sz="12" w:space="12" w:color="E97132"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2D25A9"/>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2D25A9"/>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2D25A9"/>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2D25A9"/>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2D25A9"/>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2D25A9"/>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2D25A9"/>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2D25A9"/>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5A9"/>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2D25A9"/>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rsid w:val="002D25A9"/>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2D25A9"/>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2D25A9"/>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2D25A9"/>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2D25A9"/>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2D25A9"/>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2D25A9"/>
    <w:rPr>
      <w:rFonts w:asciiTheme="majorHAnsi" w:eastAsiaTheme="majorEastAsia" w:hAnsiTheme="majorHAnsi" w:cstheme="majorBidi"/>
      <w:i/>
      <w:iCs/>
      <w:caps/>
    </w:rPr>
  </w:style>
  <w:style w:type="paragraph" w:styleId="Title">
    <w:name w:val="Title"/>
    <w:basedOn w:val="Normal"/>
    <w:next w:val="Normal"/>
    <w:link w:val="TitleChar"/>
    <w:uiPriority w:val="10"/>
    <w:qFormat/>
    <w:rsid w:val="002D25A9"/>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2D25A9"/>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2D25A9"/>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2D25A9"/>
    <w:rPr>
      <w:color w:val="000000" w:themeColor="text1"/>
      <w:sz w:val="24"/>
      <w:szCs w:val="24"/>
    </w:rPr>
  </w:style>
  <w:style w:type="paragraph" w:styleId="Quote">
    <w:name w:val="Quote"/>
    <w:basedOn w:val="Normal"/>
    <w:next w:val="Normal"/>
    <w:link w:val="QuoteChar"/>
    <w:uiPriority w:val="29"/>
    <w:qFormat/>
    <w:rsid w:val="002D25A9"/>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2D25A9"/>
    <w:rPr>
      <w:rFonts w:asciiTheme="majorHAnsi" w:eastAsiaTheme="majorEastAsia" w:hAnsiTheme="majorHAnsi" w:cstheme="majorBidi"/>
      <w:sz w:val="24"/>
      <w:szCs w:val="24"/>
    </w:rPr>
  </w:style>
  <w:style w:type="paragraph" w:styleId="ListParagraph">
    <w:name w:val="List Paragraph"/>
    <w:basedOn w:val="Normal"/>
    <w:uiPriority w:val="34"/>
    <w:qFormat/>
    <w:rsid w:val="00065521"/>
    <w:pPr>
      <w:ind w:left="720"/>
      <w:contextualSpacing/>
    </w:pPr>
  </w:style>
  <w:style w:type="character" w:styleId="IntenseEmphasis">
    <w:name w:val="Intense Emphasis"/>
    <w:basedOn w:val="DefaultParagraphFont"/>
    <w:uiPriority w:val="21"/>
    <w:qFormat/>
    <w:rsid w:val="002D25A9"/>
    <w:rPr>
      <w:rFonts w:asciiTheme="minorHAnsi" w:eastAsiaTheme="minorEastAsia" w:hAnsiTheme="minorHAnsi" w:cstheme="minorBidi"/>
      <w:b/>
      <w:bCs/>
      <w:i/>
      <w:iCs/>
      <w:color w:val="BF4E14" w:themeColor="accent2" w:themeShade="BF"/>
      <w:spacing w:val="0"/>
      <w:w w:val="100"/>
      <w:position w:val="0"/>
      <w:sz w:val="20"/>
      <w:szCs w:val="20"/>
    </w:rPr>
  </w:style>
  <w:style w:type="paragraph" w:styleId="IntenseQuote">
    <w:name w:val="Intense Quote"/>
    <w:basedOn w:val="Normal"/>
    <w:next w:val="Normal"/>
    <w:link w:val="IntenseQuoteChar"/>
    <w:uiPriority w:val="30"/>
    <w:qFormat/>
    <w:rsid w:val="002D25A9"/>
    <w:pPr>
      <w:spacing w:before="100" w:beforeAutospacing="1" w:after="240"/>
      <w:ind w:left="936" w:right="936"/>
      <w:jc w:val="center"/>
    </w:pPr>
    <w:rPr>
      <w:rFonts w:asciiTheme="majorHAnsi" w:eastAsiaTheme="majorEastAsia" w:hAnsiTheme="majorHAnsi" w:cstheme="majorBidi"/>
      <w:caps/>
      <w:color w:val="BF4E14" w:themeColor="accent2" w:themeShade="BF"/>
      <w:spacing w:val="10"/>
      <w:sz w:val="28"/>
      <w:szCs w:val="28"/>
    </w:rPr>
  </w:style>
  <w:style w:type="character" w:customStyle="1" w:styleId="IntenseQuoteChar">
    <w:name w:val="Intense Quote Char"/>
    <w:basedOn w:val="DefaultParagraphFont"/>
    <w:link w:val="IntenseQuote"/>
    <w:uiPriority w:val="30"/>
    <w:rsid w:val="002D25A9"/>
    <w:rPr>
      <w:rFonts w:asciiTheme="majorHAnsi" w:eastAsiaTheme="majorEastAsia" w:hAnsiTheme="majorHAnsi" w:cstheme="majorBidi"/>
      <w:caps/>
      <w:color w:val="BF4E14" w:themeColor="accent2" w:themeShade="BF"/>
      <w:spacing w:val="10"/>
      <w:sz w:val="28"/>
      <w:szCs w:val="28"/>
    </w:rPr>
  </w:style>
  <w:style w:type="character" w:styleId="IntenseReference">
    <w:name w:val="Intense Reference"/>
    <w:basedOn w:val="DefaultParagraphFont"/>
    <w:uiPriority w:val="32"/>
    <w:qFormat/>
    <w:rsid w:val="002D25A9"/>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table" w:styleId="TableGrid">
    <w:name w:val="Table Grid"/>
    <w:basedOn w:val="TableNormal"/>
    <w:uiPriority w:val="39"/>
    <w:rsid w:val="00F30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263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link w:val="NoSpacingChar"/>
    <w:uiPriority w:val="1"/>
    <w:qFormat/>
    <w:rsid w:val="002D25A9"/>
    <w:pPr>
      <w:spacing w:after="0" w:line="240" w:lineRule="auto"/>
    </w:pPr>
  </w:style>
  <w:style w:type="character" w:customStyle="1" w:styleId="NoSpacingChar">
    <w:name w:val="No Spacing Char"/>
    <w:basedOn w:val="DefaultParagraphFont"/>
    <w:link w:val="NoSpacing"/>
    <w:uiPriority w:val="1"/>
    <w:rsid w:val="003263A4"/>
  </w:style>
  <w:style w:type="character" w:styleId="Hyperlink">
    <w:name w:val="Hyperlink"/>
    <w:basedOn w:val="DefaultParagraphFont"/>
    <w:uiPriority w:val="99"/>
    <w:unhideWhenUsed/>
    <w:rsid w:val="00B84082"/>
    <w:rPr>
      <w:color w:val="467886" w:themeColor="hyperlink"/>
      <w:u w:val="single"/>
    </w:rPr>
  </w:style>
  <w:style w:type="character" w:styleId="UnresolvedMention">
    <w:name w:val="Unresolved Mention"/>
    <w:basedOn w:val="DefaultParagraphFont"/>
    <w:uiPriority w:val="99"/>
    <w:semiHidden/>
    <w:unhideWhenUsed/>
    <w:rsid w:val="00B84082"/>
    <w:rPr>
      <w:color w:val="605E5C"/>
      <w:shd w:val="clear" w:color="auto" w:fill="E1DFDD"/>
    </w:rPr>
  </w:style>
  <w:style w:type="character" w:styleId="FollowedHyperlink">
    <w:name w:val="FollowedHyperlink"/>
    <w:basedOn w:val="DefaultParagraphFont"/>
    <w:uiPriority w:val="99"/>
    <w:semiHidden/>
    <w:unhideWhenUsed/>
    <w:rsid w:val="00184309"/>
    <w:rPr>
      <w:color w:val="96607D" w:themeColor="followedHyperlink"/>
      <w:u w:val="single"/>
    </w:rPr>
  </w:style>
  <w:style w:type="character" w:styleId="CommentReference">
    <w:name w:val="annotation reference"/>
    <w:basedOn w:val="DefaultParagraphFont"/>
    <w:uiPriority w:val="99"/>
    <w:semiHidden/>
    <w:unhideWhenUsed/>
    <w:rsid w:val="00184309"/>
    <w:rPr>
      <w:sz w:val="16"/>
      <w:szCs w:val="16"/>
    </w:rPr>
  </w:style>
  <w:style w:type="paragraph" w:styleId="CommentText">
    <w:name w:val="annotation text"/>
    <w:basedOn w:val="Normal"/>
    <w:link w:val="CommentTextChar"/>
    <w:uiPriority w:val="99"/>
    <w:semiHidden/>
    <w:unhideWhenUsed/>
    <w:rsid w:val="00184309"/>
    <w:pPr>
      <w:spacing w:line="240" w:lineRule="auto"/>
    </w:pPr>
    <w:rPr>
      <w:sz w:val="20"/>
      <w:szCs w:val="20"/>
    </w:rPr>
  </w:style>
  <w:style w:type="character" w:customStyle="1" w:styleId="CommentTextChar">
    <w:name w:val="Comment Text Char"/>
    <w:basedOn w:val="DefaultParagraphFont"/>
    <w:link w:val="CommentText"/>
    <w:uiPriority w:val="99"/>
    <w:semiHidden/>
    <w:rsid w:val="00184309"/>
    <w:rPr>
      <w:sz w:val="20"/>
      <w:szCs w:val="20"/>
    </w:rPr>
  </w:style>
  <w:style w:type="paragraph" w:styleId="CommentSubject">
    <w:name w:val="annotation subject"/>
    <w:basedOn w:val="CommentText"/>
    <w:next w:val="CommentText"/>
    <w:link w:val="CommentSubjectChar"/>
    <w:uiPriority w:val="99"/>
    <w:semiHidden/>
    <w:unhideWhenUsed/>
    <w:rsid w:val="00184309"/>
    <w:rPr>
      <w:b/>
      <w:bCs/>
    </w:rPr>
  </w:style>
  <w:style w:type="character" w:customStyle="1" w:styleId="CommentSubjectChar">
    <w:name w:val="Comment Subject Char"/>
    <w:basedOn w:val="CommentTextChar"/>
    <w:link w:val="CommentSubject"/>
    <w:uiPriority w:val="99"/>
    <w:semiHidden/>
    <w:rsid w:val="00184309"/>
    <w:rPr>
      <w:b/>
      <w:bCs/>
      <w:sz w:val="20"/>
      <w:szCs w:val="20"/>
    </w:rPr>
  </w:style>
  <w:style w:type="paragraph" w:styleId="Header">
    <w:name w:val="header"/>
    <w:basedOn w:val="Normal"/>
    <w:link w:val="HeaderChar"/>
    <w:uiPriority w:val="99"/>
    <w:unhideWhenUsed/>
    <w:rsid w:val="00043E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3EE5"/>
  </w:style>
  <w:style w:type="paragraph" w:styleId="Footer">
    <w:name w:val="footer"/>
    <w:basedOn w:val="Normal"/>
    <w:link w:val="FooterChar"/>
    <w:uiPriority w:val="99"/>
    <w:unhideWhenUsed/>
    <w:rsid w:val="00043E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3EE5"/>
  </w:style>
  <w:style w:type="character" w:styleId="PlaceholderText">
    <w:name w:val="Placeholder Text"/>
    <w:basedOn w:val="DefaultParagraphFont"/>
    <w:uiPriority w:val="99"/>
    <w:semiHidden/>
    <w:rsid w:val="00751964"/>
    <w:rPr>
      <w:color w:val="666666"/>
    </w:rPr>
  </w:style>
  <w:style w:type="paragraph" w:styleId="Caption">
    <w:name w:val="caption"/>
    <w:basedOn w:val="Normal"/>
    <w:next w:val="Normal"/>
    <w:uiPriority w:val="35"/>
    <w:unhideWhenUsed/>
    <w:qFormat/>
    <w:rsid w:val="002D25A9"/>
    <w:pPr>
      <w:spacing w:line="240" w:lineRule="auto"/>
    </w:pPr>
    <w:rPr>
      <w:b/>
      <w:bCs/>
      <w:color w:val="E97132" w:themeColor="accent2"/>
      <w:spacing w:val="10"/>
      <w:sz w:val="16"/>
      <w:szCs w:val="16"/>
    </w:rPr>
  </w:style>
  <w:style w:type="character" w:styleId="Strong">
    <w:name w:val="Strong"/>
    <w:basedOn w:val="DefaultParagraphFont"/>
    <w:uiPriority w:val="22"/>
    <w:qFormat/>
    <w:rsid w:val="002D25A9"/>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2D25A9"/>
    <w:rPr>
      <w:rFonts w:asciiTheme="minorHAnsi" w:eastAsiaTheme="minorEastAsia" w:hAnsiTheme="minorHAnsi" w:cstheme="minorBidi"/>
      <w:i/>
      <w:iCs/>
      <w:color w:val="BF4E14" w:themeColor="accent2" w:themeShade="BF"/>
      <w:sz w:val="20"/>
      <w:szCs w:val="20"/>
    </w:rPr>
  </w:style>
  <w:style w:type="character" w:styleId="SubtleEmphasis">
    <w:name w:val="Subtle Emphasis"/>
    <w:basedOn w:val="DefaultParagraphFont"/>
    <w:uiPriority w:val="19"/>
    <w:qFormat/>
    <w:rsid w:val="002D25A9"/>
    <w:rPr>
      <w:i/>
      <w:iCs/>
      <w:color w:val="auto"/>
    </w:rPr>
  </w:style>
  <w:style w:type="character" w:styleId="SubtleReference">
    <w:name w:val="Subtle Reference"/>
    <w:basedOn w:val="DefaultParagraphFont"/>
    <w:uiPriority w:val="31"/>
    <w:qFormat/>
    <w:rsid w:val="002D25A9"/>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BookTitle">
    <w:name w:val="Book Title"/>
    <w:basedOn w:val="DefaultParagraphFont"/>
    <w:uiPriority w:val="33"/>
    <w:qFormat/>
    <w:rsid w:val="002D25A9"/>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unhideWhenUsed/>
    <w:qFormat/>
    <w:rsid w:val="002D25A9"/>
    <w:pPr>
      <w:outlineLvl w:val="9"/>
    </w:pPr>
  </w:style>
  <w:style w:type="paragraph" w:styleId="TOC1">
    <w:name w:val="toc 1"/>
    <w:basedOn w:val="Normal"/>
    <w:next w:val="Normal"/>
    <w:autoRedefine/>
    <w:uiPriority w:val="39"/>
    <w:unhideWhenUsed/>
    <w:rsid w:val="00BB2BC0"/>
    <w:pPr>
      <w:spacing w:after="100"/>
    </w:pPr>
  </w:style>
  <w:style w:type="paragraph" w:styleId="TOC2">
    <w:name w:val="toc 2"/>
    <w:basedOn w:val="Normal"/>
    <w:next w:val="Normal"/>
    <w:autoRedefine/>
    <w:uiPriority w:val="39"/>
    <w:unhideWhenUsed/>
    <w:rsid w:val="00BB2BC0"/>
    <w:pPr>
      <w:spacing w:after="100"/>
      <w:ind w:left="210"/>
    </w:pPr>
  </w:style>
  <w:style w:type="paragraph" w:styleId="TOC3">
    <w:name w:val="toc 3"/>
    <w:basedOn w:val="Normal"/>
    <w:next w:val="Normal"/>
    <w:autoRedefine/>
    <w:uiPriority w:val="39"/>
    <w:unhideWhenUsed/>
    <w:rsid w:val="00BB2BC0"/>
    <w:pPr>
      <w:spacing w:after="100"/>
      <w:ind w:left="420"/>
    </w:pPr>
  </w:style>
  <w:style w:type="paragraph" w:styleId="TableofFigures">
    <w:name w:val="table of figures"/>
    <w:basedOn w:val="Normal"/>
    <w:next w:val="Normal"/>
    <w:uiPriority w:val="99"/>
    <w:unhideWhenUsed/>
    <w:rsid w:val="002B676E"/>
    <w:pPr>
      <w:spacing w:after="0"/>
    </w:pPr>
  </w:style>
  <w:style w:type="paragraph" w:styleId="FootnoteText">
    <w:name w:val="footnote text"/>
    <w:basedOn w:val="Normal"/>
    <w:link w:val="FootnoteTextChar"/>
    <w:uiPriority w:val="99"/>
    <w:semiHidden/>
    <w:unhideWhenUsed/>
    <w:rsid w:val="002B67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B676E"/>
    <w:rPr>
      <w:sz w:val="20"/>
      <w:szCs w:val="20"/>
    </w:rPr>
  </w:style>
  <w:style w:type="character" w:styleId="FootnoteReference">
    <w:name w:val="footnote reference"/>
    <w:basedOn w:val="DefaultParagraphFont"/>
    <w:uiPriority w:val="99"/>
    <w:semiHidden/>
    <w:unhideWhenUsed/>
    <w:rsid w:val="002B676E"/>
    <w:rPr>
      <w:vertAlign w:val="superscript"/>
    </w:rPr>
  </w:style>
  <w:style w:type="paragraph" w:styleId="EndnoteText">
    <w:name w:val="endnote text"/>
    <w:basedOn w:val="Normal"/>
    <w:link w:val="EndnoteTextChar"/>
    <w:uiPriority w:val="99"/>
    <w:semiHidden/>
    <w:unhideWhenUsed/>
    <w:rsid w:val="0035544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5440"/>
    <w:rPr>
      <w:sz w:val="20"/>
      <w:szCs w:val="20"/>
    </w:rPr>
  </w:style>
  <w:style w:type="character" w:styleId="EndnoteReference">
    <w:name w:val="endnote reference"/>
    <w:basedOn w:val="DefaultParagraphFont"/>
    <w:uiPriority w:val="99"/>
    <w:semiHidden/>
    <w:unhideWhenUsed/>
    <w:rsid w:val="00355440"/>
    <w:rPr>
      <w:vertAlign w:val="superscript"/>
    </w:rPr>
  </w:style>
  <w:style w:type="paragraph" w:styleId="Bibliography">
    <w:name w:val="Bibliography"/>
    <w:basedOn w:val="Normal"/>
    <w:next w:val="Normal"/>
    <w:uiPriority w:val="37"/>
    <w:unhideWhenUsed/>
    <w:rsid w:val="00C870CB"/>
  </w:style>
  <w:style w:type="paragraph" w:styleId="Revision">
    <w:name w:val="Revision"/>
    <w:hidden/>
    <w:uiPriority w:val="99"/>
    <w:semiHidden/>
    <w:rsid w:val="0017638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25061">
      <w:bodyDiv w:val="1"/>
      <w:marLeft w:val="0"/>
      <w:marRight w:val="0"/>
      <w:marTop w:val="0"/>
      <w:marBottom w:val="0"/>
      <w:divBdr>
        <w:top w:val="none" w:sz="0" w:space="0" w:color="auto"/>
        <w:left w:val="none" w:sz="0" w:space="0" w:color="auto"/>
        <w:bottom w:val="none" w:sz="0" w:space="0" w:color="auto"/>
        <w:right w:val="none" w:sz="0" w:space="0" w:color="auto"/>
      </w:divBdr>
    </w:div>
    <w:div w:id="226503883">
      <w:bodyDiv w:val="1"/>
      <w:marLeft w:val="0"/>
      <w:marRight w:val="0"/>
      <w:marTop w:val="0"/>
      <w:marBottom w:val="0"/>
      <w:divBdr>
        <w:top w:val="none" w:sz="0" w:space="0" w:color="auto"/>
        <w:left w:val="none" w:sz="0" w:space="0" w:color="auto"/>
        <w:bottom w:val="none" w:sz="0" w:space="0" w:color="auto"/>
        <w:right w:val="none" w:sz="0" w:space="0" w:color="auto"/>
      </w:divBdr>
    </w:div>
    <w:div w:id="316736746">
      <w:bodyDiv w:val="1"/>
      <w:marLeft w:val="0"/>
      <w:marRight w:val="0"/>
      <w:marTop w:val="0"/>
      <w:marBottom w:val="0"/>
      <w:divBdr>
        <w:top w:val="none" w:sz="0" w:space="0" w:color="auto"/>
        <w:left w:val="none" w:sz="0" w:space="0" w:color="auto"/>
        <w:bottom w:val="none" w:sz="0" w:space="0" w:color="auto"/>
        <w:right w:val="none" w:sz="0" w:space="0" w:color="auto"/>
      </w:divBdr>
    </w:div>
    <w:div w:id="342710125">
      <w:bodyDiv w:val="1"/>
      <w:marLeft w:val="0"/>
      <w:marRight w:val="0"/>
      <w:marTop w:val="0"/>
      <w:marBottom w:val="0"/>
      <w:divBdr>
        <w:top w:val="none" w:sz="0" w:space="0" w:color="auto"/>
        <w:left w:val="none" w:sz="0" w:space="0" w:color="auto"/>
        <w:bottom w:val="none" w:sz="0" w:space="0" w:color="auto"/>
        <w:right w:val="none" w:sz="0" w:space="0" w:color="auto"/>
      </w:divBdr>
    </w:div>
    <w:div w:id="451830794">
      <w:bodyDiv w:val="1"/>
      <w:marLeft w:val="0"/>
      <w:marRight w:val="0"/>
      <w:marTop w:val="0"/>
      <w:marBottom w:val="0"/>
      <w:divBdr>
        <w:top w:val="none" w:sz="0" w:space="0" w:color="auto"/>
        <w:left w:val="none" w:sz="0" w:space="0" w:color="auto"/>
        <w:bottom w:val="none" w:sz="0" w:space="0" w:color="auto"/>
        <w:right w:val="none" w:sz="0" w:space="0" w:color="auto"/>
      </w:divBdr>
    </w:div>
    <w:div w:id="551381406">
      <w:bodyDiv w:val="1"/>
      <w:marLeft w:val="0"/>
      <w:marRight w:val="0"/>
      <w:marTop w:val="0"/>
      <w:marBottom w:val="0"/>
      <w:divBdr>
        <w:top w:val="none" w:sz="0" w:space="0" w:color="auto"/>
        <w:left w:val="none" w:sz="0" w:space="0" w:color="auto"/>
        <w:bottom w:val="none" w:sz="0" w:space="0" w:color="auto"/>
        <w:right w:val="none" w:sz="0" w:space="0" w:color="auto"/>
      </w:divBdr>
    </w:div>
    <w:div w:id="557937516">
      <w:bodyDiv w:val="1"/>
      <w:marLeft w:val="0"/>
      <w:marRight w:val="0"/>
      <w:marTop w:val="0"/>
      <w:marBottom w:val="0"/>
      <w:divBdr>
        <w:top w:val="none" w:sz="0" w:space="0" w:color="auto"/>
        <w:left w:val="none" w:sz="0" w:space="0" w:color="auto"/>
        <w:bottom w:val="none" w:sz="0" w:space="0" w:color="auto"/>
        <w:right w:val="none" w:sz="0" w:space="0" w:color="auto"/>
      </w:divBdr>
    </w:div>
    <w:div w:id="717095233">
      <w:bodyDiv w:val="1"/>
      <w:marLeft w:val="0"/>
      <w:marRight w:val="0"/>
      <w:marTop w:val="0"/>
      <w:marBottom w:val="0"/>
      <w:divBdr>
        <w:top w:val="none" w:sz="0" w:space="0" w:color="auto"/>
        <w:left w:val="none" w:sz="0" w:space="0" w:color="auto"/>
        <w:bottom w:val="none" w:sz="0" w:space="0" w:color="auto"/>
        <w:right w:val="none" w:sz="0" w:space="0" w:color="auto"/>
      </w:divBdr>
    </w:div>
    <w:div w:id="1079787796">
      <w:bodyDiv w:val="1"/>
      <w:marLeft w:val="0"/>
      <w:marRight w:val="0"/>
      <w:marTop w:val="0"/>
      <w:marBottom w:val="0"/>
      <w:divBdr>
        <w:top w:val="none" w:sz="0" w:space="0" w:color="auto"/>
        <w:left w:val="none" w:sz="0" w:space="0" w:color="auto"/>
        <w:bottom w:val="none" w:sz="0" w:space="0" w:color="auto"/>
        <w:right w:val="none" w:sz="0" w:space="0" w:color="auto"/>
      </w:divBdr>
    </w:div>
    <w:div w:id="1768306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technofaq.org/posts/2017/05/best-5-ecommerce-platform-for-your-online-store/" TargetMode="External"/><Relationship Id="rId26" Type="http://schemas.openxmlformats.org/officeDocument/2006/relationships/diagramQuickStyle" Target="diagrams/quickStyle1.xml"/><Relationship Id="rId39" Type="http://schemas.microsoft.com/office/2017/06/relationships/model3d" Target="media/model3d2.glb"/><Relationship Id="rId21" Type="http://schemas.openxmlformats.org/officeDocument/2006/relationships/image" Target="media/image6.jpeg"/><Relationship Id="rId34" Type="http://schemas.openxmlformats.org/officeDocument/2006/relationships/hyperlink" Target="https://www.freecodecamp.org/news/build-a-personal-ai-web-research-agent-with-ollama-and-qwen/"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diagramData" Target="diagrams/data1.xml"/><Relationship Id="rId32" Type="http://schemas.openxmlformats.org/officeDocument/2006/relationships/image" Target="media/image9.jpg"/><Relationship Id="rId37" Type="http://schemas.microsoft.com/office/2017/06/relationships/model3d" Target="media/model3d1.glb"/><Relationship Id="rId40" Type="http://schemas.openxmlformats.org/officeDocument/2006/relationships/image" Target="media/image1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creativecommons.org/licenses/by-nc-sa/3.0/" TargetMode="External"/><Relationship Id="rId28" Type="http://schemas.microsoft.com/office/2007/relationships/diagramDrawing" Target="diagrams/drawing1.xml"/><Relationship Id="rId36" Type="http://schemas.openxmlformats.org/officeDocument/2006/relationships/image" Target="media/image10.tmp"/><Relationship Id="rId10" Type="http://schemas.openxmlformats.org/officeDocument/2006/relationships/image" Target="media/image2.jpg"/><Relationship Id="rId19" Type="http://schemas.openxmlformats.org/officeDocument/2006/relationships/hyperlink" Target="https://creativecommons.org/licenses/by-nc-sa/3.0/" TargetMode="External"/><Relationship Id="rId31" Type="http://schemas.openxmlformats.org/officeDocument/2006/relationships/hyperlink" Target="https://www.youtube.com/embed/zOjov-2OZ0E?feature=oembed" TargetMode="External"/><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hyperlink" Target="http://technofaq.org/posts/2017/05/best-5-ecommerce-platform-for-your-online-store/" TargetMode="External"/><Relationship Id="rId27" Type="http://schemas.openxmlformats.org/officeDocument/2006/relationships/diagramColors" Target="diagrams/colors1.xml"/><Relationship Id="rId30" Type="http://schemas.openxmlformats.org/officeDocument/2006/relationships/image" Target="media/image8.svg"/><Relationship Id="rId35" Type="http://schemas.openxmlformats.org/officeDocument/2006/relationships/chart" Target="charts/chart1.xm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hyperlink" Target="http://technofaq.org/posts/2017/05/best-5-ecommerce-platform-for-your-online-store/" TargetMode="External"/><Relationship Id="rId25" Type="http://schemas.openxmlformats.org/officeDocument/2006/relationships/diagramLayout" Target="diagrams/layout1.xml"/><Relationship Id="rId33" Type="http://schemas.openxmlformats.org/officeDocument/2006/relationships/hyperlink" Target="https://youtu.be/zOjov-2OZ0E?si=Un-lxZomVNlSXnaW" TargetMode="External"/><Relationship Id="rId38" Type="http://schemas.openxmlformats.org/officeDocument/2006/relationships/image" Target="media/image11.png"/><Relationship Id="rId20" Type="http://schemas.openxmlformats.org/officeDocument/2006/relationships/image" Target="media/image5.png"/><Relationship Id="rId41"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Sheet1!$B$1</c:f>
              <c:strCache>
                <c:ptCount val="1"/>
                <c:pt idx="0">
                  <c:v>Revenue</c:v>
                </c:pt>
              </c:strCache>
            </c:strRef>
          </c:tx>
          <c:spPr>
            <a:solidFill>
              <a:schemeClr val="accent1"/>
            </a:solidFill>
            <a:ln>
              <a:noFill/>
            </a:ln>
            <a:effectLst/>
          </c:spPr>
          <c:invertIfNegative val="0"/>
          <c:cat>
            <c:numRef>
              <c:f>Sheet1!$A$2:$A$5</c:f>
              <c:numCache>
                <c:formatCode>General</c:formatCode>
                <c:ptCount val="4"/>
                <c:pt idx="0">
                  <c:v>2026</c:v>
                </c:pt>
                <c:pt idx="1">
                  <c:v>2025</c:v>
                </c:pt>
                <c:pt idx="2">
                  <c:v>2024</c:v>
                </c:pt>
                <c:pt idx="3">
                  <c:v>2023</c:v>
                </c:pt>
              </c:numCache>
            </c:numRef>
          </c:cat>
          <c:val>
            <c:numRef>
              <c:f>Sheet1!$B$2:$B$5</c:f>
              <c:numCache>
                <c:formatCode>General</c:formatCode>
                <c:ptCount val="4"/>
                <c:pt idx="0">
                  <c:v>454212</c:v>
                </c:pt>
                <c:pt idx="1">
                  <c:v>432102</c:v>
                </c:pt>
                <c:pt idx="2">
                  <c:v>412546</c:v>
                </c:pt>
                <c:pt idx="3">
                  <c:v>412154</c:v>
                </c:pt>
              </c:numCache>
            </c:numRef>
          </c:val>
          <c:extLst>
            <c:ext xmlns:c16="http://schemas.microsoft.com/office/drawing/2014/chart" uri="{C3380CC4-5D6E-409C-BE32-E72D297353CC}">
              <c16:uniqueId val="{00000000-7F6F-4894-A5DF-8B61E98AACEF}"/>
            </c:ext>
          </c:extLst>
        </c:ser>
        <c:ser>
          <c:idx val="1"/>
          <c:order val="1"/>
          <c:tx>
            <c:strRef>
              <c:f>Sheet1!$C$1</c:f>
              <c:strCache>
                <c:ptCount val="1"/>
                <c:pt idx="0">
                  <c:v>Profits</c:v>
                </c:pt>
              </c:strCache>
            </c:strRef>
          </c:tx>
          <c:spPr>
            <a:solidFill>
              <a:schemeClr val="accent2"/>
            </a:solidFill>
            <a:ln>
              <a:noFill/>
            </a:ln>
            <a:effectLst/>
          </c:spPr>
          <c:invertIfNegative val="0"/>
          <c:cat>
            <c:numRef>
              <c:f>Sheet1!$A$2:$A$5</c:f>
              <c:numCache>
                <c:formatCode>General</c:formatCode>
                <c:ptCount val="4"/>
                <c:pt idx="0">
                  <c:v>2026</c:v>
                </c:pt>
                <c:pt idx="1">
                  <c:v>2025</c:v>
                </c:pt>
                <c:pt idx="2">
                  <c:v>2024</c:v>
                </c:pt>
                <c:pt idx="3">
                  <c:v>2023</c:v>
                </c:pt>
              </c:numCache>
            </c:numRef>
          </c:cat>
          <c:val>
            <c:numRef>
              <c:f>Sheet1!$C$2:$C$5</c:f>
              <c:numCache>
                <c:formatCode>General</c:formatCode>
                <c:ptCount val="4"/>
                <c:pt idx="0">
                  <c:v>232125</c:v>
                </c:pt>
                <c:pt idx="1">
                  <c:v>242156</c:v>
                </c:pt>
                <c:pt idx="2">
                  <c:v>232125</c:v>
                </c:pt>
                <c:pt idx="3">
                  <c:v>235456</c:v>
                </c:pt>
              </c:numCache>
            </c:numRef>
          </c:val>
          <c:extLst>
            <c:ext xmlns:c16="http://schemas.microsoft.com/office/drawing/2014/chart" uri="{C3380CC4-5D6E-409C-BE32-E72D297353CC}">
              <c16:uniqueId val="{00000001-7F6F-4894-A5DF-8B61E98AACEF}"/>
            </c:ext>
          </c:extLst>
        </c:ser>
        <c:dLbls>
          <c:showLegendKey val="0"/>
          <c:showVal val="0"/>
          <c:showCatName val="0"/>
          <c:showSerName val="0"/>
          <c:showPercent val="0"/>
          <c:showBubbleSize val="0"/>
        </c:dLbls>
        <c:gapWidth val="219"/>
        <c:overlap val="-27"/>
        <c:axId val="146624176"/>
        <c:axId val="146626096"/>
      </c:barChart>
      <c:catAx>
        <c:axId val="146624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146626096"/>
        <c:crosses val="autoZero"/>
        <c:auto val="1"/>
        <c:lblAlgn val="ctr"/>
        <c:lblOffset val="100"/>
        <c:noMultiLvlLbl val="0"/>
      </c:catAx>
      <c:valAx>
        <c:axId val="1466260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1466241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96BEB49-58DC-4E8B-AD04-4D0420FC7976}" type="doc">
      <dgm:prSet loTypeId="urn:microsoft.com/office/officeart/2008/layout/PictureStrips" loCatId="list" qsTypeId="urn:microsoft.com/office/officeart/2005/8/quickstyle/simple1" qsCatId="simple" csTypeId="urn:microsoft.com/office/officeart/2005/8/colors/accent1_2" csCatId="accent1" phldr="1"/>
      <dgm:spPr/>
      <dgm:t>
        <a:bodyPr/>
        <a:lstStyle/>
        <a:p>
          <a:endParaRPr lang="en-PK"/>
        </a:p>
      </dgm:t>
    </dgm:pt>
    <dgm:pt modelId="{744B5ECF-3FC9-458C-9764-24F76DE81ECB}">
      <dgm:prSet phldrT="[Text]"/>
      <dgm:spPr/>
      <dgm:t>
        <a:bodyPr/>
        <a:lstStyle/>
        <a:p>
          <a:pPr>
            <a:buFont typeface="Symbol" panose="05050102010706020507" pitchFamily="18" charset="2"/>
            <a:buChar char=""/>
          </a:pPr>
          <a:r>
            <a:rPr lang="en-PK"/>
            <a:t>Product listing</a:t>
          </a:r>
        </a:p>
      </dgm:t>
    </dgm:pt>
    <dgm:pt modelId="{2761DF4E-CB5F-4433-ADE1-993095E1AF06}" type="parTrans" cxnId="{83F93834-C535-45CE-8164-D97C5E1E1641}">
      <dgm:prSet/>
      <dgm:spPr/>
      <dgm:t>
        <a:bodyPr/>
        <a:lstStyle/>
        <a:p>
          <a:endParaRPr lang="en-PK"/>
        </a:p>
      </dgm:t>
    </dgm:pt>
    <dgm:pt modelId="{18C6D361-E3B0-4AB2-A45E-223D457A4282}" type="sibTrans" cxnId="{83F93834-C535-45CE-8164-D97C5E1E1641}">
      <dgm:prSet/>
      <dgm:spPr/>
      <dgm:t>
        <a:bodyPr/>
        <a:lstStyle/>
        <a:p>
          <a:endParaRPr lang="en-PK"/>
        </a:p>
      </dgm:t>
    </dgm:pt>
    <dgm:pt modelId="{9BBE275A-8B53-4C9F-9990-93E3BD52CBDC}">
      <dgm:prSet phldrT="[Text]"/>
      <dgm:spPr/>
      <dgm:t>
        <a:bodyPr/>
        <a:lstStyle/>
        <a:p>
          <a:pPr>
            <a:buFont typeface="Symbol" panose="05050102010706020507" pitchFamily="18" charset="2"/>
            <a:buChar char=""/>
          </a:pPr>
          <a:r>
            <a:rPr lang="en-PK"/>
            <a:t>Inventory updates</a:t>
          </a:r>
        </a:p>
      </dgm:t>
    </dgm:pt>
    <dgm:pt modelId="{1B91AB1E-EC44-4503-B47B-0AADA102ACB0}" type="parTrans" cxnId="{9D00FAAE-0185-4754-AD44-82117896A977}">
      <dgm:prSet/>
      <dgm:spPr/>
      <dgm:t>
        <a:bodyPr/>
        <a:lstStyle/>
        <a:p>
          <a:endParaRPr lang="en-PK"/>
        </a:p>
      </dgm:t>
    </dgm:pt>
    <dgm:pt modelId="{C44D6A91-9A73-4001-B70A-BEBF07FA69BE}" type="sibTrans" cxnId="{9D00FAAE-0185-4754-AD44-82117896A977}">
      <dgm:prSet/>
      <dgm:spPr/>
      <dgm:t>
        <a:bodyPr/>
        <a:lstStyle/>
        <a:p>
          <a:endParaRPr lang="en-PK"/>
        </a:p>
      </dgm:t>
    </dgm:pt>
    <dgm:pt modelId="{091A5090-67A5-4371-BCF8-31F006211915}">
      <dgm:prSet phldrT="[Text]"/>
      <dgm:spPr/>
      <dgm:t>
        <a:bodyPr/>
        <a:lstStyle/>
        <a:p>
          <a:pPr>
            <a:buFont typeface="Symbol" panose="05050102010706020507" pitchFamily="18" charset="2"/>
            <a:buChar char=""/>
          </a:pPr>
          <a:r>
            <a:rPr lang="en-PK"/>
            <a:t>Order fulfillment</a:t>
          </a:r>
        </a:p>
      </dgm:t>
    </dgm:pt>
    <dgm:pt modelId="{C11A2B56-3E14-479B-BB05-AEF60E701917}" type="parTrans" cxnId="{0460AF89-50F4-4101-8F78-FFA8D5B792F3}">
      <dgm:prSet/>
      <dgm:spPr/>
      <dgm:t>
        <a:bodyPr/>
        <a:lstStyle/>
        <a:p>
          <a:endParaRPr lang="en-PK"/>
        </a:p>
      </dgm:t>
    </dgm:pt>
    <dgm:pt modelId="{5EC6E73B-94A1-40BA-BFE6-37C016D537F3}" type="sibTrans" cxnId="{0460AF89-50F4-4101-8F78-FFA8D5B792F3}">
      <dgm:prSet/>
      <dgm:spPr/>
      <dgm:t>
        <a:bodyPr/>
        <a:lstStyle/>
        <a:p>
          <a:endParaRPr lang="en-PK"/>
        </a:p>
      </dgm:t>
    </dgm:pt>
    <dgm:pt modelId="{9913ED17-D562-4CC2-85A0-B84A3413DAF0}">
      <dgm:prSet phldrT="[Text]"/>
      <dgm:spPr/>
      <dgm:t>
        <a:bodyPr/>
        <a:lstStyle/>
        <a:p>
          <a:pPr>
            <a:buFont typeface="Symbol" panose="05050102010706020507" pitchFamily="18" charset="2"/>
            <a:buChar char=""/>
          </a:pPr>
          <a:r>
            <a:rPr lang="en-PK"/>
            <a:t>Sales tracking</a:t>
          </a:r>
        </a:p>
      </dgm:t>
    </dgm:pt>
    <dgm:pt modelId="{53A51A61-7EDD-4A16-B47F-7F383FBEC6C6}" type="parTrans" cxnId="{B36ECEB6-CDDE-4213-BDCB-E0496DA2915D}">
      <dgm:prSet/>
      <dgm:spPr/>
      <dgm:t>
        <a:bodyPr/>
        <a:lstStyle/>
        <a:p>
          <a:endParaRPr lang="en-PK"/>
        </a:p>
      </dgm:t>
    </dgm:pt>
    <dgm:pt modelId="{EC60752E-5421-469F-A512-7F947B27BDE5}" type="sibTrans" cxnId="{B36ECEB6-CDDE-4213-BDCB-E0496DA2915D}">
      <dgm:prSet/>
      <dgm:spPr/>
      <dgm:t>
        <a:bodyPr/>
        <a:lstStyle/>
        <a:p>
          <a:endParaRPr lang="en-PK"/>
        </a:p>
      </dgm:t>
    </dgm:pt>
    <dgm:pt modelId="{DA20521E-1191-4587-863D-B900E7B7F258}" type="pres">
      <dgm:prSet presAssocID="{496BEB49-58DC-4E8B-AD04-4D0420FC7976}" presName="Name0" presStyleCnt="0">
        <dgm:presLayoutVars>
          <dgm:dir/>
          <dgm:resizeHandles val="exact"/>
        </dgm:presLayoutVars>
      </dgm:prSet>
      <dgm:spPr/>
    </dgm:pt>
    <dgm:pt modelId="{45FD62DB-4A2A-4CA4-B21D-799E9BE86FFD}" type="pres">
      <dgm:prSet presAssocID="{744B5ECF-3FC9-458C-9764-24F76DE81ECB}" presName="composite" presStyleCnt="0"/>
      <dgm:spPr/>
    </dgm:pt>
    <dgm:pt modelId="{7151A886-A01C-4BA2-A388-4BB27CD31CCA}" type="pres">
      <dgm:prSet presAssocID="{744B5ECF-3FC9-458C-9764-24F76DE81ECB}" presName="rect1" presStyleLbl="trAlignAcc1" presStyleIdx="0" presStyleCnt="4">
        <dgm:presLayoutVars>
          <dgm:bulletEnabled val="1"/>
        </dgm:presLayoutVars>
      </dgm:prSet>
      <dgm:spPr/>
    </dgm:pt>
    <dgm:pt modelId="{C034CA1D-03E1-484C-81AC-2B81FBCEFE55}" type="pres">
      <dgm:prSet presAssocID="{744B5ECF-3FC9-458C-9764-24F76DE81ECB}" presName="rect2" presStyleLbl="fgImgPlace1" presStyleIdx="0" presStyleCnt="4"/>
      <dgm:spPr/>
    </dgm:pt>
    <dgm:pt modelId="{B7C49575-C8AF-4716-AB11-1E6DE6554EE8}" type="pres">
      <dgm:prSet presAssocID="{18C6D361-E3B0-4AB2-A45E-223D457A4282}" presName="sibTrans" presStyleCnt="0"/>
      <dgm:spPr/>
    </dgm:pt>
    <dgm:pt modelId="{01F4D18D-4D05-4F7A-B122-1E84F7F1403E}" type="pres">
      <dgm:prSet presAssocID="{9BBE275A-8B53-4C9F-9990-93E3BD52CBDC}" presName="composite" presStyleCnt="0"/>
      <dgm:spPr/>
    </dgm:pt>
    <dgm:pt modelId="{5590FDCD-90F6-413A-A018-AB680399AF1C}" type="pres">
      <dgm:prSet presAssocID="{9BBE275A-8B53-4C9F-9990-93E3BD52CBDC}" presName="rect1" presStyleLbl="trAlignAcc1" presStyleIdx="1" presStyleCnt="4">
        <dgm:presLayoutVars>
          <dgm:bulletEnabled val="1"/>
        </dgm:presLayoutVars>
      </dgm:prSet>
      <dgm:spPr/>
    </dgm:pt>
    <dgm:pt modelId="{C486B39F-77B3-49B7-A019-F3CE2FCF0A8F}" type="pres">
      <dgm:prSet presAssocID="{9BBE275A-8B53-4C9F-9990-93E3BD52CBDC}" presName="rect2" presStyleLbl="fgImgPlace1" presStyleIdx="1" presStyleCnt="4"/>
      <dgm:spPr/>
    </dgm:pt>
    <dgm:pt modelId="{121C58A2-CAE7-4D9A-8A52-8D3EC92D46A3}" type="pres">
      <dgm:prSet presAssocID="{C44D6A91-9A73-4001-B70A-BEBF07FA69BE}" presName="sibTrans" presStyleCnt="0"/>
      <dgm:spPr/>
    </dgm:pt>
    <dgm:pt modelId="{5B3F70B3-94BA-4E38-B7AE-374F6380459B}" type="pres">
      <dgm:prSet presAssocID="{091A5090-67A5-4371-BCF8-31F006211915}" presName="composite" presStyleCnt="0"/>
      <dgm:spPr/>
    </dgm:pt>
    <dgm:pt modelId="{C87C2F1C-2EC6-4295-A59E-3390464F4360}" type="pres">
      <dgm:prSet presAssocID="{091A5090-67A5-4371-BCF8-31F006211915}" presName="rect1" presStyleLbl="trAlignAcc1" presStyleIdx="2" presStyleCnt="4">
        <dgm:presLayoutVars>
          <dgm:bulletEnabled val="1"/>
        </dgm:presLayoutVars>
      </dgm:prSet>
      <dgm:spPr/>
    </dgm:pt>
    <dgm:pt modelId="{66AD1DEB-D0CE-45B2-98C3-A5CAAC0D535E}" type="pres">
      <dgm:prSet presAssocID="{091A5090-67A5-4371-BCF8-31F006211915}" presName="rect2" presStyleLbl="fgImgPlace1" presStyleIdx="2" presStyleCnt="4"/>
      <dgm:spPr/>
    </dgm:pt>
    <dgm:pt modelId="{9F8DF922-C87A-4E60-B575-E2B88EBA82CF}" type="pres">
      <dgm:prSet presAssocID="{5EC6E73B-94A1-40BA-BFE6-37C016D537F3}" presName="sibTrans" presStyleCnt="0"/>
      <dgm:spPr/>
    </dgm:pt>
    <dgm:pt modelId="{BE6F9E37-9E41-452F-9F69-B9200A01C60B}" type="pres">
      <dgm:prSet presAssocID="{9913ED17-D562-4CC2-85A0-B84A3413DAF0}" presName="composite" presStyleCnt="0"/>
      <dgm:spPr/>
    </dgm:pt>
    <dgm:pt modelId="{B570CBAE-D0F5-4428-BE8C-092C071B2D29}" type="pres">
      <dgm:prSet presAssocID="{9913ED17-D562-4CC2-85A0-B84A3413DAF0}" presName="rect1" presStyleLbl="trAlignAcc1" presStyleIdx="3" presStyleCnt="4">
        <dgm:presLayoutVars>
          <dgm:bulletEnabled val="1"/>
        </dgm:presLayoutVars>
      </dgm:prSet>
      <dgm:spPr/>
    </dgm:pt>
    <dgm:pt modelId="{CE206D61-697B-42A0-A9EF-0D16BCF0E5DB}" type="pres">
      <dgm:prSet presAssocID="{9913ED17-D562-4CC2-85A0-B84A3413DAF0}" presName="rect2" presStyleLbl="fgImgPlace1" presStyleIdx="3" presStyleCnt="4"/>
      <dgm:spPr/>
    </dgm:pt>
  </dgm:ptLst>
  <dgm:cxnLst>
    <dgm:cxn modelId="{31FA4111-B4EF-4661-93FA-E11F5E89ADAE}" type="presOf" srcId="{091A5090-67A5-4371-BCF8-31F006211915}" destId="{C87C2F1C-2EC6-4295-A59E-3390464F4360}" srcOrd="0" destOrd="0" presId="urn:microsoft.com/office/officeart/2008/layout/PictureStrips"/>
    <dgm:cxn modelId="{494A2F1E-458F-461A-87B6-4C43A1EBE342}" type="presOf" srcId="{496BEB49-58DC-4E8B-AD04-4D0420FC7976}" destId="{DA20521E-1191-4587-863D-B900E7B7F258}" srcOrd="0" destOrd="0" presId="urn:microsoft.com/office/officeart/2008/layout/PictureStrips"/>
    <dgm:cxn modelId="{D9109920-B7D2-4E86-AA83-EB30F08A55BC}" type="presOf" srcId="{9BBE275A-8B53-4C9F-9990-93E3BD52CBDC}" destId="{5590FDCD-90F6-413A-A018-AB680399AF1C}" srcOrd="0" destOrd="0" presId="urn:microsoft.com/office/officeart/2008/layout/PictureStrips"/>
    <dgm:cxn modelId="{83F93834-C535-45CE-8164-D97C5E1E1641}" srcId="{496BEB49-58DC-4E8B-AD04-4D0420FC7976}" destId="{744B5ECF-3FC9-458C-9764-24F76DE81ECB}" srcOrd="0" destOrd="0" parTransId="{2761DF4E-CB5F-4433-ADE1-993095E1AF06}" sibTransId="{18C6D361-E3B0-4AB2-A45E-223D457A4282}"/>
    <dgm:cxn modelId="{0460AF89-50F4-4101-8F78-FFA8D5B792F3}" srcId="{496BEB49-58DC-4E8B-AD04-4D0420FC7976}" destId="{091A5090-67A5-4371-BCF8-31F006211915}" srcOrd="2" destOrd="0" parTransId="{C11A2B56-3E14-479B-BB05-AEF60E701917}" sibTransId="{5EC6E73B-94A1-40BA-BFE6-37C016D537F3}"/>
    <dgm:cxn modelId="{A14FBE8C-9C1E-4701-82F4-ADD59F5CA4CF}" type="presOf" srcId="{744B5ECF-3FC9-458C-9764-24F76DE81ECB}" destId="{7151A886-A01C-4BA2-A388-4BB27CD31CCA}" srcOrd="0" destOrd="0" presId="urn:microsoft.com/office/officeart/2008/layout/PictureStrips"/>
    <dgm:cxn modelId="{9D00FAAE-0185-4754-AD44-82117896A977}" srcId="{496BEB49-58DC-4E8B-AD04-4D0420FC7976}" destId="{9BBE275A-8B53-4C9F-9990-93E3BD52CBDC}" srcOrd="1" destOrd="0" parTransId="{1B91AB1E-EC44-4503-B47B-0AADA102ACB0}" sibTransId="{C44D6A91-9A73-4001-B70A-BEBF07FA69BE}"/>
    <dgm:cxn modelId="{B36ECEB6-CDDE-4213-BDCB-E0496DA2915D}" srcId="{496BEB49-58DC-4E8B-AD04-4D0420FC7976}" destId="{9913ED17-D562-4CC2-85A0-B84A3413DAF0}" srcOrd="3" destOrd="0" parTransId="{53A51A61-7EDD-4A16-B47F-7F383FBEC6C6}" sibTransId="{EC60752E-5421-469F-A512-7F947B27BDE5}"/>
    <dgm:cxn modelId="{F6362CFC-2834-4ACD-A96B-932321187544}" type="presOf" srcId="{9913ED17-D562-4CC2-85A0-B84A3413DAF0}" destId="{B570CBAE-D0F5-4428-BE8C-092C071B2D29}" srcOrd="0" destOrd="0" presId="urn:microsoft.com/office/officeart/2008/layout/PictureStrips"/>
    <dgm:cxn modelId="{A7E31953-5BF8-4D6E-8EA9-66F1A1BD2C0A}" type="presParOf" srcId="{DA20521E-1191-4587-863D-B900E7B7F258}" destId="{45FD62DB-4A2A-4CA4-B21D-799E9BE86FFD}" srcOrd="0" destOrd="0" presId="urn:microsoft.com/office/officeart/2008/layout/PictureStrips"/>
    <dgm:cxn modelId="{68041955-6E7D-47B3-BBE6-9871BB021525}" type="presParOf" srcId="{45FD62DB-4A2A-4CA4-B21D-799E9BE86FFD}" destId="{7151A886-A01C-4BA2-A388-4BB27CD31CCA}" srcOrd="0" destOrd="0" presId="urn:microsoft.com/office/officeart/2008/layout/PictureStrips"/>
    <dgm:cxn modelId="{AD7214E2-E414-49A2-8D45-C86CBA94078F}" type="presParOf" srcId="{45FD62DB-4A2A-4CA4-B21D-799E9BE86FFD}" destId="{C034CA1D-03E1-484C-81AC-2B81FBCEFE55}" srcOrd="1" destOrd="0" presId="urn:microsoft.com/office/officeart/2008/layout/PictureStrips"/>
    <dgm:cxn modelId="{FDADE9C4-D01B-4419-99BC-87C95E12B9C6}" type="presParOf" srcId="{DA20521E-1191-4587-863D-B900E7B7F258}" destId="{B7C49575-C8AF-4716-AB11-1E6DE6554EE8}" srcOrd="1" destOrd="0" presId="urn:microsoft.com/office/officeart/2008/layout/PictureStrips"/>
    <dgm:cxn modelId="{11E7D333-57AF-4BFC-9CF2-785941C1BF79}" type="presParOf" srcId="{DA20521E-1191-4587-863D-B900E7B7F258}" destId="{01F4D18D-4D05-4F7A-B122-1E84F7F1403E}" srcOrd="2" destOrd="0" presId="urn:microsoft.com/office/officeart/2008/layout/PictureStrips"/>
    <dgm:cxn modelId="{6E678199-063B-499C-ACA7-AE3A68DA2DDF}" type="presParOf" srcId="{01F4D18D-4D05-4F7A-B122-1E84F7F1403E}" destId="{5590FDCD-90F6-413A-A018-AB680399AF1C}" srcOrd="0" destOrd="0" presId="urn:microsoft.com/office/officeart/2008/layout/PictureStrips"/>
    <dgm:cxn modelId="{90A78135-66E1-4F42-9319-643E2BED129B}" type="presParOf" srcId="{01F4D18D-4D05-4F7A-B122-1E84F7F1403E}" destId="{C486B39F-77B3-49B7-A019-F3CE2FCF0A8F}" srcOrd="1" destOrd="0" presId="urn:microsoft.com/office/officeart/2008/layout/PictureStrips"/>
    <dgm:cxn modelId="{0E9A6689-F328-4998-B722-1644AD9B2DFC}" type="presParOf" srcId="{DA20521E-1191-4587-863D-B900E7B7F258}" destId="{121C58A2-CAE7-4D9A-8A52-8D3EC92D46A3}" srcOrd="3" destOrd="0" presId="urn:microsoft.com/office/officeart/2008/layout/PictureStrips"/>
    <dgm:cxn modelId="{65909181-B6CA-46EA-9353-ADD734634C4F}" type="presParOf" srcId="{DA20521E-1191-4587-863D-B900E7B7F258}" destId="{5B3F70B3-94BA-4E38-B7AE-374F6380459B}" srcOrd="4" destOrd="0" presId="urn:microsoft.com/office/officeart/2008/layout/PictureStrips"/>
    <dgm:cxn modelId="{1FDF5B7A-5668-4967-9AE7-6B661767178F}" type="presParOf" srcId="{5B3F70B3-94BA-4E38-B7AE-374F6380459B}" destId="{C87C2F1C-2EC6-4295-A59E-3390464F4360}" srcOrd="0" destOrd="0" presId="urn:microsoft.com/office/officeart/2008/layout/PictureStrips"/>
    <dgm:cxn modelId="{9154F900-7149-4BC2-AEEE-811EE36E516B}" type="presParOf" srcId="{5B3F70B3-94BA-4E38-B7AE-374F6380459B}" destId="{66AD1DEB-D0CE-45B2-98C3-A5CAAC0D535E}" srcOrd="1" destOrd="0" presId="urn:microsoft.com/office/officeart/2008/layout/PictureStrips"/>
    <dgm:cxn modelId="{BC4BFB12-8C3D-409E-8D7B-B7A89B445924}" type="presParOf" srcId="{DA20521E-1191-4587-863D-B900E7B7F258}" destId="{9F8DF922-C87A-4E60-B575-E2B88EBA82CF}" srcOrd="5" destOrd="0" presId="urn:microsoft.com/office/officeart/2008/layout/PictureStrips"/>
    <dgm:cxn modelId="{70662B7A-CD2C-4B0D-BB49-D7F980CCB8AD}" type="presParOf" srcId="{DA20521E-1191-4587-863D-B900E7B7F258}" destId="{BE6F9E37-9E41-452F-9F69-B9200A01C60B}" srcOrd="6" destOrd="0" presId="urn:microsoft.com/office/officeart/2008/layout/PictureStrips"/>
    <dgm:cxn modelId="{0CEF4E08-7A03-4631-BCC5-9F470C8834FD}" type="presParOf" srcId="{BE6F9E37-9E41-452F-9F69-B9200A01C60B}" destId="{B570CBAE-D0F5-4428-BE8C-092C071B2D29}" srcOrd="0" destOrd="0" presId="urn:microsoft.com/office/officeart/2008/layout/PictureStrips"/>
    <dgm:cxn modelId="{C13DB52F-CFCE-4059-834A-20A66D647B45}" type="presParOf" srcId="{BE6F9E37-9E41-452F-9F69-B9200A01C60B}" destId="{CE206D61-697B-42A0-A9EF-0D16BCF0E5DB}" srcOrd="1" destOrd="0" presId="urn:microsoft.com/office/officeart/2008/layout/PictureStrips"/>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151A886-A01C-4BA2-A388-4BB27CD31CCA}">
      <dsp:nvSpPr>
        <dsp:cNvPr id="0" name=""/>
        <dsp:cNvSpPr/>
      </dsp:nvSpPr>
      <dsp:spPr>
        <a:xfrm>
          <a:off x="209631" y="233717"/>
          <a:ext cx="1288918" cy="402787"/>
        </a:xfrm>
        <a:prstGeom prst="rect">
          <a:avLst/>
        </a:prstGeom>
        <a:solidFill>
          <a:schemeClr val="lt1">
            <a:alpha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72821" tIns="41910" rIns="41910" bIns="41910" numCol="1" spcCol="1270" anchor="ctr" anchorCtr="0">
          <a:noAutofit/>
        </a:bodyPr>
        <a:lstStyle/>
        <a:p>
          <a:pPr marL="0" lvl="0" indent="0" algn="l" defTabSz="488950">
            <a:lnSpc>
              <a:spcPct val="90000"/>
            </a:lnSpc>
            <a:spcBef>
              <a:spcPct val="0"/>
            </a:spcBef>
            <a:spcAft>
              <a:spcPct val="35000"/>
            </a:spcAft>
            <a:buFont typeface="Symbol" panose="05050102010706020507" pitchFamily="18" charset="2"/>
            <a:buNone/>
          </a:pPr>
          <a:r>
            <a:rPr lang="en-PK" sz="1100" kern="1200"/>
            <a:t>Product listing</a:t>
          </a:r>
        </a:p>
      </dsp:txBody>
      <dsp:txXfrm>
        <a:off x="209631" y="233717"/>
        <a:ext cx="1288918" cy="402787"/>
      </dsp:txXfrm>
    </dsp:sp>
    <dsp:sp modelId="{C034CA1D-03E1-484C-81AC-2B81FBCEFE55}">
      <dsp:nvSpPr>
        <dsp:cNvPr id="0" name=""/>
        <dsp:cNvSpPr/>
      </dsp:nvSpPr>
      <dsp:spPr>
        <a:xfrm>
          <a:off x="155926" y="175537"/>
          <a:ext cx="281951" cy="422926"/>
        </a:xfrm>
        <a:prstGeom prst="rect">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590FDCD-90F6-413A-A018-AB680399AF1C}">
      <dsp:nvSpPr>
        <dsp:cNvPr id="0" name=""/>
        <dsp:cNvSpPr/>
      </dsp:nvSpPr>
      <dsp:spPr>
        <a:xfrm>
          <a:off x="1600150" y="233826"/>
          <a:ext cx="1288105" cy="402532"/>
        </a:xfrm>
        <a:prstGeom prst="rect">
          <a:avLst/>
        </a:prstGeom>
        <a:solidFill>
          <a:schemeClr val="lt1">
            <a:alpha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72649" tIns="41910" rIns="41910" bIns="41910" numCol="1" spcCol="1270" anchor="ctr" anchorCtr="0">
          <a:noAutofit/>
        </a:bodyPr>
        <a:lstStyle/>
        <a:p>
          <a:pPr marL="0" lvl="0" indent="0" algn="l" defTabSz="488950">
            <a:lnSpc>
              <a:spcPct val="90000"/>
            </a:lnSpc>
            <a:spcBef>
              <a:spcPct val="0"/>
            </a:spcBef>
            <a:spcAft>
              <a:spcPct val="35000"/>
            </a:spcAft>
            <a:buFont typeface="Symbol" panose="05050102010706020507" pitchFamily="18" charset="2"/>
            <a:buNone/>
          </a:pPr>
          <a:r>
            <a:rPr lang="en-PK" sz="1100" kern="1200"/>
            <a:t>Inventory updates</a:t>
          </a:r>
        </a:p>
      </dsp:txBody>
      <dsp:txXfrm>
        <a:off x="1600150" y="233826"/>
        <a:ext cx="1288105" cy="402532"/>
      </dsp:txXfrm>
    </dsp:sp>
    <dsp:sp modelId="{C486B39F-77B3-49B7-A019-F3CE2FCF0A8F}">
      <dsp:nvSpPr>
        <dsp:cNvPr id="0" name=""/>
        <dsp:cNvSpPr/>
      </dsp:nvSpPr>
      <dsp:spPr>
        <a:xfrm>
          <a:off x="1546479" y="175682"/>
          <a:ext cx="281772" cy="422659"/>
        </a:xfrm>
        <a:prstGeom prst="rect">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87C2F1C-2EC6-4295-A59E-3390464F4360}">
      <dsp:nvSpPr>
        <dsp:cNvPr id="0" name=""/>
        <dsp:cNvSpPr/>
      </dsp:nvSpPr>
      <dsp:spPr>
        <a:xfrm>
          <a:off x="2989652" y="234478"/>
          <a:ext cx="1283225" cy="401007"/>
        </a:xfrm>
        <a:prstGeom prst="rect">
          <a:avLst/>
        </a:prstGeom>
        <a:solidFill>
          <a:schemeClr val="lt1">
            <a:alpha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71616" tIns="41910" rIns="41910" bIns="41910" numCol="1" spcCol="1270" anchor="ctr" anchorCtr="0">
          <a:noAutofit/>
        </a:bodyPr>
        <a:lstStyle/>
        <a:p>
          <a:pPr marL="0" lvl="0" indent="0" algn="l" defTabSz="488950">
            <a:lnSpc>
              <a:spcPct val="90000"/>
            </a:lnSpc>
            <a:spcBef>
              <a:spcPct val="0"/>
            </a:spcBef>
            <a:spcAft>
              <a:spcPct val="35000"/>
            </a:spcAft>
            <a:buFont typeface="Symbol" panose="05050102010706020507" pitchFamily="18" charset="2"/>
            <a:buNone/>
          </a:pPr>
          <a:r>
            <a:rPr lang="en-PK" sz="1100" kern="1200"/>
            <a:t>Order fulfillment</a:t>
          </a:r>
        </a:p>
      </dsp:txBody>
      <dsp:txXfrm>
        <a:off x="2989652" y="234478"/>
        <a:ext cx="1283225" cy="401007"/>
      </dsp:txXfrm>
    </dsp:sp>
    <dsp:sp modelId="{66AD1DEB-D0CE-45B2-98C3-A5CAAC0D535E}">
      <dsp:nvSpPr>
        <dsp:cNvPr id="0" name=""/>
        <dsp:cNvSpPr/>
      </dsp:nvSpPr>
      <dsp:spPr>
        <a:xfrm>
          <a:off x="2936184" y="176555"/>
          <a:ext cx="280705" cy="421058"/>
        </a:xfrm>
        <a:prstGeom prst="rect">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570CBAE-D0F5-4428-BE8C-092C071B2D29}">
      <dsp:nvSpPr>
        <dsp:cNvPr id="0" name=""/>
        <dsp:cNvSpPr/>
      </dsp:nvSpPr>
      <dsp:spPr>
        <a:xfrm>
          <a:off x="4374273" y="234478"/>
          <a:ext cx="1283225" cy="401007"/>
        </a:xfrm>
        <a:prstGeom prst="rect">
          <a:avLst/>
        </a:prstGeom>
        <a:solidFill>
          <a:schemeClr val="lt1">
            <a:alpha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71616" tIns="41910" rIns="41910" bIns="41910" numCol="1" spcCol="1270" anchor="ctr" anchorCtr="0">
          <a:noAutofit/>
        </a:bodyPr>
        <a:lstStyle/>
        <a:p>
          <a:pPr marL="0" lvl="0" indent="0" algn="l" defTabSz="488950">
            <a:lnSpc>
              <a:spcPct val="90000"/>
            </a:lnSpc>
            <a:spcBef>
              <a:spcPct val="0"/>
            </a:spcBef>
            <a:spcAft>
              <a:spcPct val="35000"/>
            </a:spcAft>
            <a:buFont typeface="Symbol" panose="05050102010706020507" pitchFamily="18" charset="2"/>
            <a:buNone/>
          </a:pPr>
          <a:r>
            <a:rPr lang="en-PK" sz="1100" kern="1200"/>
            <a:t>Sales tracking</a:t>
          </a:r>
        </a:p>
      </dsp:txBody>
      <dsp:txXfrm>
        <a:off x="4374273" y="234478"/>
        <a:ext cx="1283225" cy="401007"/>
      </dsp:txXfrm>
    </dsp:sp>
    <dsp:sp modelId="{CE206D61-697B-42A0-A9EF-0D16BCF0E5DB}">
      <dsp:nvSpPr>
        <dsp:cNvPr id="0" name=""/>
        <dsp:cNvSpPr/>
      </dsp:nvSpPr>
      <dsp:spPr>
        <a:xfrm>
          <a:off x="4320806" y="176555"/>
          <a:ext cx="280705" cy="421058"/>
        </a:xfrm>
        <a:prstGeom prst="rect">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Version="2003">
  <b:Source>
    <b:Tag>Ali26</b:Tag>
    <b:SourceType>Book</b:SourceType>
    <b:Guid>{86730702-639D-4EEF-BCE9-FB1688F657A7}</b:Guid>
    <b:Author>
      <b:Author>
        <b:NameList>
          <b:Person>
            <b:Last>Fareed</b:Last>
            <b:First>Ali</b:First>
          </b:Person>
        </b:NameList>
      </b:Author>
    </b:Author>
    <b:Title>Programming Fundamentals</b:Title>
    <b:Year>2026</b:Year>
    <b:City>Karachi</b:City>
    <b:Publisher>ABC Publishers</b:Publisher>
    <b:RefOrder>1</b:RefOrder>
  </b:Source>
  <b:Source>
    <b:Tag>Joh25</b:Tag>
    <b:SourceType>Book</b:SourceType>
    <b:Guid>{0DC917B2-4697-4DB6-8616-D7DCD4FC8B2E}</b:Guid>
    <b:Author>
      <b:Author>
        <b:NameList>
          <b:Person>
            <b:Last>Doe</b:Last>
            <b:First>John</b:First>
          </b:Person>
        </b:NameList>
      </b:Author>
    </b:Author>
    <b:Title>ECommerce 0 To Hero Guide</b:Title>
    <b:Year>2025</b:Year>
    <b:City>Lahore</b:City>
    <b:Publisher>ABC Publishers</b:Publisher>
    <b:RefOrder>2</b:RefOrder>
  </b:Source>
</b:Sources>
</file>

<file path=customXml/itemProps1.xml><?xml version="1.0" encoding="utf-8"?>
<ds:datastoreItem xmlns:ds="http://schemas.openxmlformats.org/officeDocument/2006/customXml" ds:itemID="{6E8BDBFF-064E-4780-987B-942377622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14</Pages>
  <Words>1491</Words>
  <Characters>8503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E-Commerce</vt:lpstr>
    </vt:vector>
  </TitlesOfParts>
  <Company/>
  <LinksUpToDate>false</LinksUpToDate>
  <CharactersWithSpaces>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dc:title>
  <dc:subject>Shop, Enjoy</dc:subject>
  <dc:creator>student</dc:creator>
  <cp:keywords/>
  <dc:description/>
  <cp:lastModifiedBy>student</cp:lastModifiedBy>
  <cp:revision>38</cp:revision>
  <dcterms:created xsi:type="dcterms:W3CDTF">2026-06-19T05:04:00Z</dcterms:created>
  <dcterms:modified xsi:type="dcterms:W3CDTF">2026-07-08T05:12:00Z</dcterms:modified>
</cp:coreProperties>
</file>